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p" w:displacedByCustomXml="next"/>
    <w:bookmarkEnd w:id="0" w:displacedByCustomXml="next"/>
    <w:sdt>
      <w:sdtPr>
        <w:rPr>
          <w:sz w:val="2"/>
        </w:rPr>
        <w:id w:val="-412930126"/>
        <w:docPartObj>
          <w:docPartGallery w:val="Cover Pages"/>
          <w:docPartUnique/>
        </w:docPartObj>
      </w:sdtPr>
      <w:sdtEndPr>
        <w:rPr>
          <w:b/>
          <w:sz w:val="22"/>
        </w:rPr>
      </w:sdtEndPr>
      <w:sdtContent>
        <w:p w:rsidR="00B479A0" w:rsidRPr="00F8064A" w:rsidRDefault="00B479A0">
          <w:pPr>
            <w:pStyle w:val="af5"/>
            <w:rPr>
              <w:sz w:val="2"/>
            </w:rPr>
          </w:pPr>
        </w:p>
        <w:p w:rsidR="00B479A0" w:rsidRPr="00F8064A" w:rsidRDefault="00B479A0">
          <w:r w:rsidRPr="00F8064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22514E" wp14:editId="3395E2C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9" name="文本框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Style w:val="a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a4"/>
                                  </w:rPr>
                                </w:sdtEndPr>
                                <w:sdtContent>
                                  <w:p w:rsidR="00177FE2" w:rsidRPr="006610C4" w:rsidRDefault="00177FE2">
                                    <w:pPr>
                                      <w:pStyle w:val="af5"/>
                                      <w:rPr>
                                        <w:rStyle w:val="a4"/>
                                      </w:rPr>
                                    </w:pPr>
                                    <w:r>
                                      <w:rPr>
                                        <w:rStyle w:val="a4"/>
                                      </w:rPr>
                                      <w:t>工匠365 v3.0_PRD</w:t>
                                    </w:r>
                                  </w:p>
                                </w:sdtContent>
                              </w:sdt>
                              <w:p w:rsidR="00177FE2" w:rsidRPr="008E6453" w:rsidRDefault="00855C73">
                                <w:pPr>
                                  <w:pStyle w:val="af5"/>
                                  <w:spacing w:before="120"/>
                                  <w:rPr>
                                    <w:color w:val="92D05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Style w:val="a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a6"/>
                                    </w:rPr>
                                  </w:sdtEndPr>
                                  <w:sdtContent>
                                    <w:r w:rsidR="00177FE2" w:rsidRPr="006610C4">
                                      <w:rPr>
                                        <w:rStyle w:val="a6"/>
                                        <w:rFonts w:hint="eastAsia"/>
                                      </w:rPr>
                                      <w:t>[内部资料]</w:t>
                                    </w:r>
                                  </w:sdtContent>
                                </w:sdt>
                                <w:r w:rsidR="00177FE2" w:rsidRPr="008E6453">
                                  <w:rPr>
                                    <w:color w:val="92D050"/>
                                    <w:lang w:val="zh-CN"/>
                                  </w:rPr>
                                  <w:t xml:space="preserve"> </w:t>
                                </w:r>
                              </w:p>
                              <w:p w:rsidR="00177FE2" w:rsidRPr="00A610FF" w:rsidRDefault="00177FE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422514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Style w:val="a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177FE2" w:rsidRPr="006610C4" w:rsidRDefault="00177FE2">
                              <w:pPr>
                                <w:pStyle w:val="af5"/>
                                <w:rPr>
                                  <w:rStyle w:val="a4"/>
                                </w:rPr>
                              </w:pPr>
                              <w:r>
                                <w:rPr>
                                  <w:rStyle w:val="a4"/>
                                </w:rPr>
                                <w:t>工匠365 v3.0_PRD</w:t>
                              </w:r>
                            </w:p>
                          </w:sdtContent>
                        </w:sdt>
                        <w:p w:rsidR="00177FE2" w:rsidRPr="008E6453" w:rsidRDefault="00177FE2">
                          <w:pPr>
                            <w:pStyle w:val="af5"/>
                            <w:spacing w:before="120"/>
                            <w:rPr>
                              <w:color w:val="92D05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Style w:val="a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6610C4">
                                <w:rPr>
                                  <w:rStyle w:val="a6"/>
                                  <w:rFonts w:hint="eastAsia"/>
                                </w:rPr>
                                <w:t>[内部资料]</w:t>
                              </w:r>
                            </w:sdtContent>
                          </w:sdt>
                          <w:r w:rsidRPr="008E6453">
                            <w:rPr>
                              <w:color w:val="92D050"/>
                              <w:lang w:val="zh-CN"/>
                            </w:rPr>
                            <w:t xml:space="preserve"> </w:t>
                          </w:r>
                        </w:p>
                        <w:p w:rsidR="00177FE2" w:rsidRPr="00A610FF" w:rsidRDefault="00177FE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8064A">
            <w:rPr>
              <w:noProof/>
              <w:color w:val="F07F09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82A6E33" wp14:editId="2ED255F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2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24" name="任意多边形 2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任意多边形 29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2" name="任意多边形 32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任意多边形 36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3" name="任意多边形 43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8AC75DD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">
                    <o:lock v:ext="edit" aspectratio="t"/>
                    <v:shape id="任意多边形 2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29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32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36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43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F8064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380053" wp14:editId="3D71611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Style w:val="afe"/>
                                  </w:rPr>
                                  <w:alias w:val="单位"/>
                                  <w:tag w:val=""/>
                                  <w:id w:val="174514414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>
                                  <w:rPr>
                                    <w:rStyle w:val="afe"/>
                                  </w:rPr>
                                </w:sdtEndPr>
                                <w:sdtContent>
                                  <w:p w:rsidR="00177FE2" w:rsidRPr="005557AA" w:rsidRDefault="00177FE2">
                                    <w:pPr>
                                      <w:pStyle w:val="af5"/>
                                      <w:jc w:val="right"/>
                                      <w:rPr>
                                        <w:rStyle w:val="afe"/>
                                      </w:rPr>
                                    </w:pPr>
                                    <w:r>
                                      <w:rPr>
                                        <w:rStyle w:val="afe"/>
                                      </w:rPr>
                                      <w:t>湖北会基网络科技有限公司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Style w:val="afe"/>
                                  </w:rPr>
                                  <w:alias w:val="关键词"/>
                                  <w:tag w:val=""/>
                                  <w:id w:val="-111748996"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afe"/>
                                  </w:rPr>
                                </w:sdtEndPr>
                                <w:sdtContent>
                                  <w:p w:rsidR="00177FE2" w:rsidRPr="005557AA" w:rsidRDefault="00177FE2">
                                    <w:pPr>
                                      <w:pStyle w:val="af5"/>
                                      <w:jc w:val="right"/>
                                      <w:rPr>
                                        <w:rStyle w:val="afe"/>
                                      </w:rPr>
                                    </w:pPr>
                                    <w:r>
                                      <w:rPr>
                                        <w:rStyle w:val="afe"/>
                                      </w:rPr>
                                      <w:t>产品</w:t>
                                    </w:r>
                                    <w:r>
                                      <w:rPr>
                                        <w:rStyle w:val="afe"/>
                                        <w:rFonts w:hint="eastAsia"/>
                                      </w:rPr>
                                      <w:t>部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380053" id="文本框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Style w:val="afe"/>
                            </w:rPr>
                            <w:alias w:val="单位"/>
                            <w:tag w:val=""/>
                            <w:id w:val="174514414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p w:rsidR="00177FE2" w:rsidRPr="005557AA" w:rsidRDefault="00177FE2">
                              <w:pPr>
                                <w:pStyle w:val="af5"/>
                                <w:jc w:val="right"/>
                                <w:rPr>
                                  <w:rStyle w:val="afe"/>
                                </w:rPr>
                              </w:pPr>
                              <w:r>
                                <w:rPr>
                                  <w:rStyle w:val="afe"/>
                                </w:rPr>
                                <w:t>湖北会基网络科技有限公司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Style w:val="afe"/>
                            </w:rPr>
                            <w:alias w:val="关键词"/>
                            <w:tag w:val=""/>
                            <w:id w:val="-111748996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Content>
                            <w:p w:rsidR="00177FE2" w:rsidRPr="005557AA" w:rsidRDefault="00177FE2">
                              <w:pPr>
                                <w:pStyle w:val="af5"/>
                                <w:jc w:val="right"/>
                                <w:rPr>
                                  <w:rStyle w:val="afe"/>
                                </w:rPr>
                              </w:pPr>
                              <w:r>
                                <w:rPr>
                                  <w:rStyle w:val="afe"/>
                                </w:rPr>
                                <w:t>产品</w:t>
                              </w:r>
                              <w:r>
                                <w:rPr>
                                  <w:rStyle w:val="afe"/>
                                  <w:rFonts w:hint="eastAsia"/>
                                </w:rPr>
                                <w:t>部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B479A0" w:rsidRPr="00F8064A" w:rsidRDefault="00490EEA">
          <w:pPr>
            <w:spacing w:before="0" w:after="160"/>
          </w:pPr>
          <w:r w:rsidRPr="00F8064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5ECAD8E" wp14:editId="73CB16E5">
                    <wp:simplePos x="0" y="0"/>
                    <wp:positionH relativeFrom="page">
                      <wp:posOffset>845722</wp:posOffset>
                    </wp:positionH>
                    <wp:positionV relativeFrom="margin">
                      <wp:posOffset>1462454</wp:posOffset>
                    </wp:positionV>
                    <wp:extent cx="5943600" cy="914400"/>
                    <wp:effectExtent l="0" t="0" r="0" b="3810"/>
                    <wp:wrapNone/>
                    <wp:docPr id="2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41"/>
                                  <w:tblW w:w="0" w:type="auto"/>
                                  <w:tblLook w:val="0480" w:firstRow="0" w:lastRow="0" w:firstColumn="1" w:lastColumn="0" w:noHBand="0" w:noVBand="1"/>
                                </w:tblPr>
                                <w:tblGrid>
                                  <w:gridCol w:w="1518"/>
                                  <w:gridCol w:w="3444"/>
                                </w:tblGrid>
                                <w:tr w:rsidR="00177FE2" w:rsidTr="00930D4A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1518" w:type="dxa"/>
                                    </w:tcPr>
                                    <w:p w:rsidR="00177FE2" w:rsidRPr="002D1E9E" w:rsidRDefault="00177FE2" w:rsidP="00490EEA">
                                      <w:pPr>
                                        <w:rPr>
                                          <w:rStyle w:val="a4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2D1E9E">
                                        <w:rPr>
                                          <w:rStyle w:val="a4"/>
                                          <w:rFonts w:hint="eastAsia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w:t>项目</w:t>
                                      </w:r>
                                      <w:r w:rsidRPr="002D1E9E">
                                        <w:rPr>
                                          <w:rStyle w:val="a4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w:t>名称</w:t>
                                      </w:r>
                                    </w:p>
                                  </w:tc>
                                  <w:tc>
                                    <w:tcPr>
                                      <w:tcW w:w="3444" w:type="dxa"/>
                                    </w:tcPr>
                                    <w:p w:rsidR="00177FE2" w:rsidRPr="003576C9" w:rsidRDefault="00177FE2" w:rsidP="00490EEA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rStyle w:val="a4"/>
                                          <w:b w:val="0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Style w:val="a4"/>
                                          <w:b w:val="0"/>
                                          <w:sz w:val="22"/>
                                          <w:szCs w:val="22"/>
                                        </w:rPr>
                                        <w:t>工匠</w:t>
                                      </w:r>
                                      <w:r>
                                        <w:rPr>
                                          <w:rStyle w:val="a4"/>
                                          <w:rFonts w:hint="eastAsia"/>
                                          <w:b w:val="0"/>
                                          <w:sz w:val="22"/>
                                          <w:szCs w:val="22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Style w:val="a4"/>
                                          <w:b w:val="0"/>
                                          <w:sz w:val="22"/>
                                          <w:szCs w:val="22"/>
                                        </w:rPr>
                                        <w:t>65</w:t>
                                      </w:r>
                                    </w:p>
                                  </w:tc>
                                </w:tr>
                                <w:tr w:rsidR="00177FE2" w:rsidTr="00930D4A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1518" w:type="dxa"/>
                                    </w:tcPr>
                                    <w:p w:rsidR="00177FE2" w:rsidRPr="002D1E9E" w:rsidRDefault="00177FE2" w:rsidP="00490EEA">
                                      <w:pPr>
                                        <w:rPr>
                                          <w:rStyle w:val="a4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2D1E9E">
                                        <w:rPr>
                                          <w:rStyle w:val="a4"/>
                                          <w:rFonts w:hint="eastAsia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w:t>项目代号</w:t>
                                      </w:r>
                                    </w:p>
                                  </w:tc>
                                  <w:tc>
                                    <w:tcPr>
                                      <w:tcW w:w="3444" w:type="dxa"/>
                                    </w:tcPr>
                                    <w:p w:rsidR="00177FE2" w:rsidRPr="003576C9" w:rsidRDefault="00177FE2" w:rsidP="00490EEA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rStyle w:val="a4"/>
                                          <w:b w:val="0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Style w:val="a4"/>
                                          <w:b w:val="0"/>
                                          <w:sz w:val="22"/>
                                          <w:szCs w:val="22"/>
                                        </w:rPr>
                                        <w:t>GJ365</w:t>
                                      </w:r>
                                    </w:p>
                                  </w:tc>
                                </w:tr>
                                <w:tr w:rsidR="00177FE2" w:rsidTr="00930D4A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1518" w:type="dxa"/>
                                    </w:tcPr>
                                    <w:p w:rsidR="00177FE2" w:rsidRPr="002D1E9E" w:rsidRDefault="00177FE2" w:rsidP="00490EEA">
                                      <w:pPr>
                                        <w:rPr>
                                          <w:rStyle w:val="a4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2D1E9E">
                                        <w:rPr>
                                          <w:rStyle w:val="a4"/>
                                          <w:rFonts w:hint="eastAsia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w:t>项目概要</w:t>
                                      </w:r>
                                    </w:p>
                                  </w:tc>
                                  <w:tc>
                                    <w:tcPr>
                                      <w:tcW w:w="3444" w:type="dxa"/>
                                    </w:tcPr>
                                    <w:p w:rsidR="00177FE2" w:rsidRPr="003576C9" w:rsidRDefault="00177FE2" w:rsidP="00490EEA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rStyle w:val="a4"/>
                                          <w:b w:val="0"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177FE2" w:rsidRPr="00490EEA" w:rsidRDefault="00177FE2" w:rsidP="00490EEA">
                                <w:pPr>
                                  <w:rPr>
                                    <w:rStyle w:val="a4"/>
                                    <w:sz w:val="22"/>
                                    <w:szCs w:val="22"/>
                                  </w:rPr>
                                </w:pPr>
                              </w:p>
                              <w:p w:rsidR="00177FE2" w:rsidRPr="00B479A0" w:rsidRDefault="00177FE2" w:rsidP="00490EE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5ECAD8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8" type="#_x0000_t202" style="position:absolute;margin-left:66.6pt;margin-top:115.15pt;width:468pt;height:1in;z-index:251663360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" filled="f" stroked="f" strokeweight=".5pt">
                    <v:textbox style="mso-fit-shape-to-text:t">
                      <w:txbxContent>
                        <w:tbl>
                          <w:tblPr>
                            <w:tblStyle w:val="41"/>
                            <w:tblW w:w="0" w:type="auto"/>
                            <w:tblLook w:val="0480" w:firstRow="0" w:lastRow="0" w:firstColumn="1" w:lastColumn="0" w:noHBand="0" w:noVBand="1"/>
                          </w:tblPr>
                          <w:tblGrid>
                            <w:gridCol w:w="1518"/>
                            <w:gridCol w:w="3444"/>
                          </w:tblGrid>
                          <w:tr w:rsidR="00177FE2" w:rsidTr="00930D4A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1518" w:type="dxa"/>
                              </w:tcPr>
                              <w:p w:rsidR="00177FE2" w:rsidRPr="002D1E9E" w:rsidRDefault="00177FE2" w:rsidP="00490EEA">
                                <w:pPr>
                                  <w:rPr>
                                    <w:rStyle w:val="a4"/>
                                    <w:color w:val="auto"/>
                                    <w:sz w:val="22"/>
                                    <w:szCs w:val="22"/>
                                  </w:rPr>
                                </w:pPr>
                                <w:r w:rsidRPr="002D1E9E">
                                  <w:rPr>
                                    <w:rStyle w:val="a4"/>
                                    <w:rFonts w:hint="eastAsia"/>
                                    <w:color w:val="auto"/>
                                    <w:sz w:val="22"/>
                                    <w:szCs w:val="22"/>
                                  </w:rPr>
                                  <w:t>项目</w:t>
                                </w:r>
                                <w:r w:rsidRPr="002D1E9E">
                                  <w:rPr>
                                    <w:rStyle w:val="a4"/>
                                    <w:color w:val="auto"/>
                                    <w:sz w:val="22"/>
                                    <w:szCs w:val="22"/>
                                  </w:rPr>
                                  <w:t>名称</w:t>
                                </w:r>
                              </w:p>
                            </w:tc>
                            <w:tc>
                              <w:tcPr>
                                <w:tcW w:w="3444" w:type="dxa"/>
                              </w:tcPr>
                              <w:p w:rsidR="00177FE2" w:rsidRPr="003576C9" w:rsidRDefault="00177FE2" w:rsidP="00490EEA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rStyle w:val="a4"/>
                                    <w:b w:val="0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Style w:val="a4"/>
                                    <w:b w:val="0"/>
                                    <w:sz w:val="22"/>
                                    <w:szCs w:val="22"/>
                                  </w:rPr>
                                  <w:t>工匠</w:t>
                                </w:r>
                                <w:r>
                                  <w:rPr>
                                    <w:rStyle w:val="a4"/>
                                    <w:rFonts w:hint="eastAsia"/>
                                    <w:b w:val="0"/>
                                    <w:sz w:val="22"/>
                                    <w:szCs w:val="22"/>
                                  </w:rPr>
                                  <w:t>3</w:t>
                                </w:r>
                                <w:r>
                                  <w:rPr>
                                    <w:rStyle w:val="a4"/>
                                    <w:b w:val="0"/>
                                    <w:sz w:val="22"/>
                                    <w:szCs w:val="22"/>
                                  </w:rPr>
                                  <w:t>65</w:t>
                                </w:r>
                              </w:p>
                            </w:tc>
                          </w:tr>
                          <w:tr w:rsidR="00177FE2" w:rsidTr="00930D4A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1518" w:type="dxa"/>
                              </w:tcPr>
                              <w:p w:rsidR="00177FE2" w:rsidRPr="002D1E9E" w:rsidRDefault="00177FE2" w:rsidP="00490EEA">
                                <w:pPr>
                                  <w:rPr>
                                    <w:rStyle w:val="a4"/>
                                    <w:color w:val="auto"/>
                                    <w:sz w:val="22"/>
                                    <w:szCs w:val="22"/>
                                  </w:rPr>
                                </w:pPr>
                                <w:r w:rsidRPr="002D1E9E">
                                  <w:rPr>
                                    <w:rStyle w:val="a4"/>
                                    <w:rFonts w:hint="eastAsia"/>
                                    <w:color w:val="auto"/>
                                    <w:sz w:val="22"/>
                                    <w:szCs w:val="22"/>
                                  </w:rPr>
                                  <w:t>项目代号</w:t>
                                </w:r>
                              </w:p>
                            </w:tc>
                            <w:tc>
                              <w:tcPr>
                                <w:tcW w:w="3444" w:type="dxa"/>
                              </w:tcPr>
                              <w:p w:rsidR="00177FE2" w:rsidRPr="003576C9" w:rsidRDefault="00177FE2" w:rsidP="00490EEA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rStyle w:val="a4"/>
                                    <w:b w:val="0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Style w:val="a4"/>
                                    <w:b w:val="0"/>
                                    <w:sz w:val="22"/>
                                    <w:szCs w:val="22"/>
                                  </w:rPr>
                                  <w:t>GJ365</w:t>
                                </w:r>
                              </w:p>
                            </w:tc>
                          </w:tr>
                          <w:tr w:rsidR="00177FE2" w:rsidTr="00930D4A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1518" w:type="dxa"/>
                              </w:tcPr>
                              <w:p w:rsidR="00177FE2" w:rsidRPr="002D1E9E" w:rsidRDefault="00177FE2" w:rsidP="00490EEA">
                                <w:pPr>
                                  <w:rPr>
                                    <w:rStyle w:val="a4"/>
                                    <w:color w:val="auto"/>
                                    <w:sz w:val="22"/>
                                    <w:szCs w:val="22"/>
                                  </w:rPr>
                                </w:pPr>
                                <w:r w:rsidRPr="002D1E9E">
                                  <w:rPr>
                                    <w:rStyle w:val="a4"/>
                                    <w:rFonts w:hint="eastAsia"/>
                                    <w:color w:val="auto"/>
                                    <w:sz w:val="22"/>
                                    <w:szCs w:val="22"/>
                                  </w:rPr>
                                  <w:t>项目概要</w:t>
                                </w:r>
                              </w:p>
                            </w:tc>
                            <w:tc>
                              <w:tcPr>
                                <w:tcW w:w="3444" w:type="dxa"/>
                              </w:tcPr>
                              <w:p w:rsidR="00177FE2" w:rsidRPr="003576C9" w:rsidRDefault="00177FE2" w:rsidP="00490EEA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rStyle w:val="a4"/>
                                    <w:b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</w:tr>
                        </w:tbl>
                        <w:p w:rsidR="00177FE2" w:rsidRPr="00490EEA" w:rsidRDefault="00177FE2" w:rsidP="00490EEA">
                          <w:pPr>
                            <w:rPr>
                              <w:rStyle w:val="a4"/>
                              <w:sz w:val="22"/>
                              <w:szCs w:val="22"/>
                            </w:rPr>
                          </w:pPr>
                        </w:p>
                        <w:p w:rsidR="00177FE2" w:rsidRPr="00B479A0" w:rsidRDefault="00177FE2" w:rsidP="00490EEA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B479A0" w:rsidRPr="00F8064A">
            <w:rPr>
              <w:b/>
            </w:rPr>
            <w:br w:type="page"/>
          </w:r>
        </w:p>
      </w:sdtContent>
    </w:sdt>
    <w:sdt>
      <w:sdtPr>
        <w:rPr>
          <w:color w:val="auto"/>
          <w:sz w:val="22"/>
          <w:szCs w:val="22"/>
          <w:lang w:val="zh-CN"/>
        </w:rPr>
        <w:id w:val="7621073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C1376" w:rsidRDefault="006C1376">
          <w:pPr>
            <w:pStyle w:val="TOC"/>
          </w:pPr>
          <w:r>
            <w:rPr>
              <w:lang w:val="zh-CN"/>
            </w:rPr>
            <w:t>目录</w:t>
          </w:r>
        </w:p>
        <w:p w:rsidR="00D65720" w:rsidRDefault="006C1376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3546" w:history="1">
            <w:r w:rsidR="00D65720" w:rsidRPr="00C31DD9">
              <w:rPr>
                <w:rStyle w:val="aff7"/>
                <w:noProof/>
                <w:lang w:val="zh-CN"/>
              </w:rPr>
              <w:t>1.1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需求概述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_Toc18253546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4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47" w:history="1">
            <w:r w:rsidR="00D65720" w:rsidRPr="00C31DD9">
              <w:rPr>
                <w:rStyle w:val="aff7"/>
                <w:noProof/>
                <w:lang w:val="zh-CN"/>
              </w:rPr>
              <w:t>1.2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账号业务逻辑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_Toc18253547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4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48" w:history="1">
            <w:r w:rsidR="00D65720" w:rsidRPr="00C31DD9">
              <w:rPr>
                <w:rStyle w:val="aff7"/>
                <w:noProof/>
              </w:rPr>
              <w:t>1.3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：账号体系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_Toc18253548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5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49" w:history="1">
            <w:r w:rsidR="00D65720" w:rsidRPr="00C31DD9">
              <w:rPr>
                <w:rStyle w:val="aff7"/>
                <w:noProof/>
              </w:rPr>
              <w:t>1.3.1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：员工账号注册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_Toc18253549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5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0" w:history="1">
            <w:r w:rsidR="00D65720" w:rsidRPr="00C31DD9">
              <w:rPr>
                <w:rStyle w:val="aff7"/>
                <w:noProof/>
              </w:rPr>
              <w:t>1.3.2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：企业账号注册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_Toc18253550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12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1" w:history="1">
            <w:r w:rsidR="00D65720" w:rsidRPr="00C31DD9">
              <w:rPr>
                <w:rStyle w:val="aff7"/>
                <w:noProof/>
              </w:rPr>
              <w:t>1.3.3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：账号登录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_Toc18253551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13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2" w:history="1">
            <w:r w:rsidR="00D65720" w:rsidRPr="00C31DD9">
              <w:rPr>
                <w:rStyle w:val="aff7"/>
                <w:noProof/>
              </w:rPr>
              <w:t>1.3.4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：找回密码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_Toc18253552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15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3" w:history="1">
            <w:r w:rsidR="00D65720" w:rsidRPr="00C31DD9">
              <w:rPr>
                <w:rStyle w:val="aff7"/>
                <w:noProof/>
              </w:rPr>
              <w:t>1.4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功能：</w:t>
            </w:r>
            <w:r w:rsidR="00D65720" w:rsidRPr="00C31DD9">
              <w:rPr>
                <w:rStyle w:val="aff7"/>
                <w:noProof/>
              </w:rPr>
              <w:t>首页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_Toc18253553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17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4" w:history="1">
            <w:r w:rsidR="00D65720" w:rsidRPr="00C31DD9">
              <w:rPr>
                <w:rStyle w:val="aff7"/>
                <w:noProof/>
              </w:rPr>
              <w:t>1.4.1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功能：企业账号</w:t>
            </w:r>
            <w:r w:rsidR="00D65720" w:rsidRPr="00C31DD9">
              <w:rPr>
                <w:rStyle w:val="aff7"/>
                <w:noProof/>
              </w:rPr>
              <w:t>首页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_Toc18253554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17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5" w:history="1">
            <w:r w:rsidR="00D65720" w:rsidRPr="00C31DD9">
              <w:rPr>
                <w:rStyle w:val="aff7"/>
                <w:noProof/>
              </w:rPr>
              <w:t>1.4.2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功能：员工账号</w:t>
            </w:r>
            <w:r w:rsidR="00D65720" w:rsidRPr="00C31DD9">
              <w:rPr>
                <w:rStyle w:val="aff7"/>
                <w:noProof/>
              </w:rPr>
              <w:t>首页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_Toc18253555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18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6" w:history="1">
            <w:r w:rsidR="00D65720" w:rsidRPr="00C31DD9">
              <w:rPr>
                <w:rStyle w:val="aff7"/>
                <w:noProof/>
                <w:lang w:val="zh-CN"/>
              </w:rPr>
              <w:t>1.5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打卡考勤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_Toc18253556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20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7" w:history="1">
            <w:r w:rsidR="00D65720" w:rsidRPr="00C31DD9">
              <w:rPr>
                <w:rStyle w:val="aff7"/>
                <w:noProof/>
                <w:lang w:val="zh-CN"/>
              </w:rPr>
              <w:t>1.5.1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步骤一：进入打卡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_Toc18253557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20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8" w:history="1">
            <w:r w:rsidR="00D65720" w:rsidRPr="00C31DD9">
              <w:rPr>
                <w:rStyle w:val="aff7"/>
                <w:noProof/>
                <w:lang w:val="zh-CN"/>
              </w:rPr>
              <w:t>1.5.2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步骤二：</w:t>
            </w:r>
            <w:r w:rsidR="00D65720" w:rsidRPr="00C31DD9">
              <w:rPr>
                <w:rStyle w:val="aff7"/>
                <w:noProof/>
              </w:rPr>
              <w:t>拍照打卡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_Toc18253558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22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59" w:history="1">
            <w:r w:rsidR="00D65720" w:rsidRPr="00C31DD9">
              <w:rPr>
                <w:rStyle w:val="aff7"/>
                <w:noProof/>
                <w:lang w:val="zh-CN"/>
              </w:rPr>
              <w:t>1.5.3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步骤三：</w:t>
            </w:r>
            <w:r w:rsidR="00D65720" w:rsidRPr="00C31DD9">
              <w:rPr>
                <w:rStyle w:val="aff7"/>
                <w:noProof/>
              </w:rPr>
              <w:t>打卡结果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_Toc18253559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23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0" w:history="1">
            <w:r w:rsidR="00D65720" w:rsidRPr="00C31DD9">
              <w:rPr>
                <w:rStyle w:val="aff7"/>
                <w:noProof/>
                <w:lang w:val="zh-CN"/>
              </w:rPr>
              <w:t>1.5.4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考勤统计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_Toc18253560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25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1" w:history="1">
            <w:r w:rsidR="00D65720" w:rsidRPr="00C31DD9">
              <w:rPr>
                <w:rStyle w:val="aff7"/>
                <w:noProof/>
                <w:lang w:val="zh-CN"/>
              </w:rPr>
              <w:t>1.6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查看工资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_Toc18253561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26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2" w:history="1">
            <w:r w:rsidR="00D65720" w:rsidRPr="00C31DD9">
              <w:rPr>
                <w:rStyle w:val="aff7"/>
                <w:noProof/>
                <w:lang w:val="zh-CN"/>
              </w:rPr>
              <w:t>1.7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合同签订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_Toc18253562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28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3" w:history="1">
            <w:r w:rsidR="00D65720" w:rsidRPr="00C31DD9">
              <w:rPr>
                <w:rStyle w:val="aff7"/>
                <w:noProof/>
                <w:lang w:val="zh-CN"/>
              </w:rPr>
              <w:t>1.8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人员管理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_Toc18253563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29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4" w:history="1">
            <w:r w:rsidR="00D65720" w:rsidRPr="00C31DD9">
              <w:rPr>
                <w:rStyle w:val="aff7"/>
                <w:noProof/>
                <w:lang w:val="zh-CN"/>
              </w:rPr>
              <w:t>1.8.1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人员列表（搜索）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_Toc18253564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29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5" w:history="1">
            <w:r w:rsidR="00D65720" w:rsidRPr="00C31DD9">
              <w:rPr>
                <w:rStyle w:val="aff7"/>
                <w:noProof/>
                <w:lang w:val="zh-CN"/>
              </w:rPr>
              <w:t>1.8.2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添加人员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_Toc18253565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30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6" w:history="1">
            <w:r w:rsidR="00D65720" w:rsidRPr="00C31DD9">
              <w:rPr>
                <w:rStyle w:val="aff7"/>
                <w:noProof/>
              </w:rPr>
              <w:t>1.8.3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：人员档案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_Toc18253566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33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7" w:history="1">
            <w:r w:rsidR="00D65720" w:rsidRPr="00C31DD9">
              <w:rPr>
                <w:rStyle w:val="aff7"/>
                <w:noProof/>
                <w:lang w:val="zh-CN"/>
              </w:rPr>
              <w:t>1.9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预警中心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_Toc18253567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35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8" w:history="1">
            <w:r w:rsidR="00D65720" w:rsidRPr="00C31DD9">
              <w:rPr>
                <w:rStyle w:val="aff7"/>
                <w:noProof/>
                <w:lang w:val="zh-CN"/>
              </w:rPr>
              <w:t>1.9.1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预警列表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_Toc18253568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35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69" w:history="1">
            <w:r w:rsidR="00D65720" w:rsidRPr="00C31DD9">
              <w:rPr>
                <w:rStyle w:val="aff7"/>
                <w:noProof/>
                <w:lang w:val="zh-CN"/>
              </w:rPr>
              <w:t>1.9.2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预警详情页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_Toc18253569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36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26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0" w:history="1">
            <w:r w:rsidR="00D65720" w:rsidRPr="00C31DD9">
              <w:rPr>
                <w:rStyle w:val="aff7"/>
                <w:noProof/>
                <w:lang w:val="zh-CN"/>
              </w:rPr>
              <w:t>1.10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企业信息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_Toc18253570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38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26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1" w:history="1">
            <w:r w:rsidR="00D65720" w:rsidRPr="00C31DD9">
              <w:rPr>
                <w:rStyle w:val="aff7"/>
                <w:noProof/>
              </w:rPr>
              <w:t>1.11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个人中心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_Toc18253571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39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727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2" w:history="1">
            <w:r w:rsidR="00D65720" w:rsidRPr="00C31DD9">
              <w:rPr>
                <w:rStyle w:val="aff7"/>
                <w:noProof/>
                <w:lang w:val="zh-CN"/>
              </w:rPr>
              <w:t>1.11.1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个人中心首页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_Toc18253572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39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727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3" w:history="1">
            <w:r w:rsidR="00D65720" w:rsidRPr="00C31DD9">
              <w:rPr>
                <w:rStyle w:val="aff7"/>
                <w:noProof/>
                <w:lang w:val="zh-CN"/>
              </w:rPr>
              <w:t>1.11.2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修改密码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_Toc18253573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40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727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4" w:history="1">
            <w:r w:rsidR="00D65720" w:rsidRPr="00C31DD9">
              <w:rPr>
                <w:rStyle w:val="aff7"/>
                <w:noProof/>
                <w:lang w:val="zh-CN"/>
              </w:rPr>
              <w:t>1.11.3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关于工匠365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_Toc18253574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41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2"/>
            <w:tabs>
              <w:tab w:val="left" w:pos="126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5" w:history="1">
            <w:r w:rsidR="00D65720" w:rsidRPr="00C31DD9">
              <w:rPr>
                <w:rStyle w:val="aff7"/>
                <w:noProof/>
              </w:rPr>
              <w:t>1.12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  <w:lang w:val="zh-CN"/>
              </w:rPr>
              <w:t>功能</w:t>
            </w:r>
            <w:r w:rsidR="00D65720" w:rsidRPr="00C31DD9">
              <w:rPr>
                <w:rStyle w:val="aff7"/>
                <w:noProof/>
              </w:rPr>
              <w:t>：</w:t>
            </w:r>
            <w:r w:rsidR="00D65720" w:rsidRPr="00C31DD9">
              <w:rPr>
                <w:rStyle w:val="aff7"/>
                <w:noProof/>
                <w:lang w:val="zh-CN"/>
              </w:rPr>
              <w:t>全局说明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_Toc18253575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42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727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6" w:history="1">
            <w:r w:rsidR="00D65720" w:rsidRPr="00C31DD9">
              <w:rPr>
                <w:rStyle w:val="aff7"/>
                <w:noProof/>
              </w:rPr>
              <w:t>1.12.1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</w:rPr>
              <w:t>版本更新提示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_Toc18253576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42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727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7" w:history="1">
            <w:r w:rsidR="00D65720" w:rsidRPr="00C31DD9">
              <w:rPr>
                <w:rStyle w:val="aff7"/>
                <w:noProof/>
              </w:rPr>
              <w:t>1.12.2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</w:rPr>
              <w:t>滑动手势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_Toc18253577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43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727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8" w:history="1">
            <w:r w:rsidR="00D65720" w:rsidRPr="00C31DD9">
              <w:rPr>
                <w:rStyle w:val="aff7"/>
                <w:noProof/>
              </w:rPr>
              <w:t>1.12.3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</w:rPr>
              <w:t>网络异常、刷新、向下加载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_Toc18253578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44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D65720" w:rsidRDefault="00855C73">
          <w:pPr>
            <w:pStyle w:val="TOC3"/>
            <w:tabs>
              <w:tab w:val="left" w:pos="1727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53579" w:history="1">
            <w:r w:rsidR="00D65720" w:rsidRPr="00C31DD9">
              <w:rPr>
                <w:rStyle w:val="aff7"/>
                <w:noProof/>
              </w:rPr>
              <w:t>1.12.4</w:t>
            </w:r>
            <w:r w:rsidR="00D65720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65720" w:rsidRPr="00C31DD9">
              <w:rPr>
                <w:rStyle w:val="aff7"/>
                <w:noProof/>
              </w:rPr>
              <w:t>错误提示</w:t>
            </w:r>
            <w:r w:rsidR="00D65720">
              <w:rPr>
                <w:noProof/>
                <w:webHidden/>
              </w:rPr>
              <w:tab/>
            </w:r>
            <w:r w:rsidR="00D65720">
              <w:rPr>
                <w:noProof/>
                <w:webHidden/>
              </w:rPr>
              <w:fldChar w:fldCharType="begin"/>
            </w:r>
            <w:r w:rsidR="00D65720">
              <w:rPr>
                <w:noProof/>
                <w:webHidden/>
              </w:rPr>
              <w:instrText xml:space="preserve"> PAGEREF _Toc18253579 \h </w:instrText>
            </w:r>
            <w:r w:rsidR="00D65720">
              <w:rPr>
                <w:noProof/>
                <w:webHidden/>
              </w:rPr>
            </w:r>
            <w:r w:rsidR="00D65720">
              <w:rPr>
                <w:noProof/>
                <w:webHidden/>
              </w:rPr>
              <w:fldChar w:fldCharType="separate"/>
            </w:r>
            <w:r w:rsidR="00D65720">
              <w:rPr>
                <w:noProof/>
                <w:webHidden/>
              </w:rPr>
              <w:t>45</w:t>
            </w:r>
            <w:r w:rsidR="00D65720">
              <w:rPr>
                <w:noProof/>
                <w:webHidden/>
              </w:rPr>
              <w:fldChar w:fldCharType="end"/>
            </w:r>
          </w:hyperlink>
        </w:p>
        <w:p w:rsidR="006C1376" w:rsidRDefault="006C1376">
          <w:r>
            <w:rPr>
              <w:b/>
              <w:bCs/>
              <w:lang w:val="zh-CN"/>
            </w:rPr>
            <w:fldChar w:fldCharType="end"/>
          </w:r>
        </w:p>
      </w:sdtContent>
    </w:sdt>
    <w:p w:rsidR="009A7D3B" w:rsidRPr="006C1376" w:rsidRDefault="006C1376" w:rsidP="006C1376">
      <w:pPr>
        <w:spacing w:before="0" w:after="160"/>
        <w:rPr>
          <w:b/>
          <w:bCs/>
          <w:smallCaps/>
          <w:color w:val="000000" w:themeColor="text1"/>
          <w:sz w:val="36"/>
          <w:szCs w:val="36"/>
          <w:lang w:val="zh-CN"/>
        </w:rPr>
      </w:pPr>
      <w:r>
        <w:rPr>
          <w:lang w:val="zh-CN"/>
        </w:rPr>
        <w:br w:type="page"/>
      </w:r>
    </w:p>
    <w:p w:rsidR="002A3569" w:rsidRDefault="00906F73" w:rsidP="006C1376">
      <w:pPr>
        <w:pStyle w:val="2"/>
        <w:rPr>
          <w:lang w:val="zh-CN"/>
        </w:rPr>
      </w:pPr>
      <w:bookmarkStart w:id="1" w:name="_Toc18253546"/>
      <w:r>
        <w:rPr>
          <w:rFonts w:hint="eastAsia"/>
          <w:lang w:val="zh-CN"/>
        </w:rPr>
        <w:lastRenderedPageBreak/>
        <w:t>需求</w:t>
      </w:r>
      <w:r w:rsidR="00A16DD7">
        <w:rPr>
          <w:rFonts w:hint="eastAsia"/>
          <w:lang w:val="zh-CN"/>
        </w:rPr>
        <w:t>概述</w:t>
      </w:r>
      <w:bookmarkEnd w:id="1"/>
    </w:p>
    <w:p w:rsidR="00A16DD7" w:rsidRDefault="00A16DD7" w:rsidP="007B76B4">
      <w:pPr>
        <w:rPr>
          <w:lang w:val="zh-CN"/>
        </w:rPr>
      </w:pPr>
      <w:r>
        <w:rPr>
          <w:rFonts w:hint="eastAsia"/>
          <w:lang w:val="zh-CN"/>
        </w:rPr>
        <w:t>本次内蒙app</w:t>
      </w:r>
      <w:r w:rsidR="00005263">
        <w:rPr>
          <w:rFonts w:hint="eastAsia"/>
          <w:lang w:val="zh-CN"/>
        </w:rPr>
        <w:t>初步定为</w:t>
      </w:r>
      <w:r>
        <w:rPr>
          <w:rFonts w:hint="eastAsia"/>
          <w:lang w:val="zh-CN"/>
        </w:rPr>
        <w:t>需以原生代码开发，初期仅需完成安卓版本，命名为工匠3</w:t>
      </w:r>
      <w:r>
        <w:rPr>
          <w:lang w:val="zh-CN"/>
        </w:rPr>
        <w:t>65</w:t>
      </w:r>
      <w:r>
        <w:rPr>
          <w:rFonts w:hint="eastAsia"/>
          <w:lang w:val="zh-CN"/>
        </w:rPr>
        <w:t>企业端，与现有工匠3</w:t>
      </w:r>
      <w:r>
        <w:rPr>
          <w:lang w:val="zh-CN"/>
        </w:rPr>
        <w:t>65</w:t>
      </w:r>
      <w:r>
        <w:rPr>
          <w:rFonts w:hint="eastAsia"/>
          <w:lang w:val="zh-CN"/>
        </w:rPr>
        <w:t>同时存在，在上传前需完成</w:t>
      </w:r>
      <w:r w:rsidRPr="00A16DD7">
        <w:rPr>
          <w:rFonts w:hint="eastAsia"/>
          <w:lang w:val="zh-CN"/>
        </w:rPr>
        <w:t>修改现有工匠3</w:t>
      </w:r>
      <w:r w:rsidRPr="00A16DD7">
        <w:rPr>
          <w:lang w:val="zh-CN"/>
        </w:rPr>
        <w:t>65</w:t>
      </w:r>
      <w:r w:rsidRPr="00A16DD7">
        <w:rPr>
          <w:rFonts w:hint="eastAsia"/>
          <w:lang w:val="zh-CN"/>
        </w:rPr>
        <w:t>为工匠3</w:t>
      </w:r>
      <w:r w:rsidRPr="00A16DD7">
        <w:rPr>
          <w:lang w:val="zh-CN"/>
        </w:rPr>
        <w:t>65</w:t>
      </w:r>
      <w:r w:rsidRPr="00A16DD7">
        <w:rPr>
          <w:rFonts w:hint="eastAsia"/>
          <w:lang w:val="zh-CN"/>
        </w:rPr>
        <w:t>项目版，修改对应的I</w:t>
      </w:r>
      <w:r w:rsidRPr="00A16DD7">
        <w:rPr>
          <w:lang w:val="zh-CN"/>
        </w:rPr>
        <w:t>CO</w:t>
      </w:r>
      <w:r w:rsidRPr="00A16DD7">
        <w:rPr>
          <w:rFonts w:hint="eastAsia"/>
          <w:lang w:val="zh-CN"/>
        </w:rPr>
        <w:t>以及描述，为企业版上传做前期准备工作；</w:t>
      </w:r>
    </w:p>
    <w:p w:rsidR="000F736C" w:rsidRDefault="000F736C" w:rsidP="007B76B4">
      <w:pPr>
        <w:rPr>
          <w:lang w:val="zh-CN"/>
        </w:rPr>
      </w:pPr>
      <w:r>
        <w:rPr>
          <w:rFonts w:hint="eastAsia"/>
          <w:lang w:val="zh-CN"/>
        </w:rPr>
        <w:t>原型地址：</w:t>
      </w:r>
      <w:hyperlink r:id="rId9" w:history="1">
        <w:r w:rsidRPr="000F736C">
          <w:rPr>
            <w:rStyle w:val="aff7"/>
            <w:lang w:val="zh-CN"/>
          </w:rPr>
          <w:t>https://org.modao.cc/app/to774kwxqyjz9nsv6o3o98swxenvv</w:t>
        </w:r>
      </w:hyperlink>
    </w:p>
    <w:p w:rsidR="00EA535D" w:rsidRDefault="004B4FA5" w:rsidP="004B4FA5">
      <w:pPr>
        <w:pStyle w:val="2"/>
        <w:rPr>
          <w:lang w:val="zh-CN"/>
        </w:rPr>
      </w:pPr>
      <w:bookmarkStart w:id="2" w:name="_Toc18253547"/>
      <w:r>
        <w:rPr>
          <w:rFonts w:hint="eastAsia"/>
          <w:lang w:val="zh-CN"/>
        </w:rPr>
        <w:t>账号</w:t>
      </w:r>
      <w:r w:rsidR="00EA535D">
        <w:rPr>
          <w:rFonts w:hint="eastAsia"/>
          <w:lang w:val="zh-CN"/>
        </w:rPr>
        <w:t>业务逻辑</w:t>
      </w:r>
      <w:bookmarkEnd w:id="2"/>
    </w:p>
    <w:p w:rsidR="00BF375F" w:rsidRPr="00BF375F" w:rsidRDefault="00BF375F" w:rsidP="00BF375F">
      <w:pPr>
        <w:rPr>
          <w:b/>
          <w:bCs/>
          <w:color w:val="00B0F0"/>
          <w:lang w:val="zh-CN"/>
        </w:rPr>
      </w:pPr>
      <w:r w:rsidRPr="00BF375F">
        <w:rPr>
          <w:rFonts w:hint="eastAsia"/>
          <w:b/>
          <w:bCs/>
          <w:color w:val="00B0F0"/>
          <w:lang w:val="zh-CN"/>
        </w:rPr>
        <w:t>员工账号业务逻辑</w:t>
      </w:r>
    </w:p>
    <w:p w:rsidR="00EA535D" w:rsidRDefault="00EA535D" w:rsidP="003D0C95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手机号注册后可作为员工账号的登录名，同时此手机号也会变为员工账号的密保手机号，一个手机号只能作为1个员工账号的登录名及密保手机号；</w:t>
      </w:r>
    </w:p>
    <w:p w:rsidR="00EA535D" w:rsidRDefault="00EA535D" w:rsidP="003D0C95">
      <w:pPr>
        <w:pStyle w:val="aff2"/>
        <w:numPr>
          <w:ilvl w:val="0"/>
          <w:numId w:val="5"/>
        </w:numPr>
        <w:ind w:firstLineChars="0"/>
      </w:pPr>
      <w:r w:rsidRPr="00446958">
        <w:t xml:space="preserve"> </w:t>
      </w:r>
      <w:r w:rsidRPr="00446958">
        <w:rPr>
          <w:rFonts w:hint="eastAsia"/>
        </w:rPr>
        <w:t>二期会支持员工账号修改</w:t>
      </w:r>
      <w:r>
        <w:rPr>
          <w:rFonts w:hint="eastAsia"/>
        </w:rPr>
        <w:t>密保手机号，修改手机号后，新手机号将变为员工账号的登录名及密保手机号；旧手机号可被其他账号注册或绑定为密保手机号；</w:t>
      </w:r>
    </w:p>
    <w:p w:rsidR="00EA535D" w:rsidRDefault="00EA535D" w:rsidP="003D0C95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员工账号注册包括验证手机号和身份证实名认证2步，2步均完成，账号注册成功，如果只完成验证手机号，视为未注册成功；</w:t>
      </w:r>
    </w:p>
    <w:p w:rsidR="00EA535D" w:rsidRDefault="000778C7" w:rsidP="003D0C95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1</w:t>
      </w:r>
      <w:r w:rsidR="00695F26">
        <w:rPr>
          <w:rFonts w:hint="eastAsia"/>
        </w:rPr>
        <w:t>个身份证号只能与1个账号关联绑定</w:t>
      </w:r>
      <w:r w:rsidR="00BC0E51">
        <w:rPr>
          <w:rFonts w:hint="eastAsia"/>
        </w:rPr>
        <w:t>，如果身份证号1</w:t>
      </w:r>
      <w:r w:rsidR="00BC0E51">
        <w:t>35</w:t>
      </w:r>
      <w:r w:rsidR="00BC0E51">
        <w:rPr>
          <w:rFonts w:hint="eastAsia"/>
        </w:rPr>
        <w:t>已被账号A认证，后续又被账号B认证，则账号A解除与身份证号1</w:t>
      </w:r>
      <w:r w:rsidR="00BC0E51">
        <w:t>35</w:t>
      </w:r>
      <w:r w:rsidR="00BC0E51">
        <w:rPr>
          <w:rFonts w:hint="eastAsia"/>
        </w:rPr>
        <w:t>的认证关联，下次登录后需要重新认证；</w:t>
      </w:r>
    </w:p>
    <w:p w:rsidR="004B4FA5" w:rsidRDefault="00BC0E51" w:rsidP="006A2F2E">
      <w:pPr>
        <w:pStyle w:val="aff2"/>
        <w:ind w:left="420" w:firstLineChars="0" w:firstLine="0"/>
      </w:pPr>
      <w:r>
        <w:rPr>
          <w:rFonts w:hint="eastAsia"/>
        </w:rPr>
        <w:t>（</w:t>
      </w:r>
      <w:r w:rsidRPr="00BC0E51">
        <w:rPr>
          <w:rFonts w:hint="eastAsia"/>
          <w:color w:val="FF0000"/>
        </w:rPr>
        <w:t>此逻辑用于兼容员工</w:t>
      </w:r>
      <w:r>
        <w:rPr>
          <w:rFonts w:hint="eastAsia"/>
          <w:color w:val="FF0000"/>
        </w:rPr>
        <w:t>旧</w:t>
      </w:r>
      <w:r w:rsidRPr="00BC0E51">
        <w:rPr>
          <w:rFonts w:hint="eastAsia"/>
          <w:color w:val="FF0000"/>
        </w:rPr>
        <w:t>手机号</w:t>
      </w:r>
      <w:r>
        <w:rPr>
          <w:rFonts w:hint="eastAsia"/>
          <w:color w:val="FF0000"/>
        </w:rPr>
        <w:t>不可用</w:t>
      </w:r>
      <w:r w:rsidRPr="00BC0E51">
        <w:rPr>
          <w:rFonts w:hint="eastAsia"/>
          <w:color w:val="FF0000"/>
        </w:rPr>
        <w:t>的场景</w:t>
      </w:r>
      <w:r>
        <w:rPr>
          <w:rFonts w:hint="eastAsia"/>
          <w:color w:val="FF0000"/>
        </w:rPr>
        <w:t>，避免运维</w:t>
      </w:r>
      <w:r w:rsidR="00DB243B">
        <w:rPr>
          <w:rFonts w:hint="eastAsia"/>
          <w:color w:val="FF0000"/>
        </w:rPr>
        <w:t>工作</w:t>
      </w:r>
      <w:r>
        <w:rPr>
          <w:rFonts w:hint="eastAsia"/>
        </w:rPr>
        <w:t>）</w:t>
      </w:r>
    </w:p>
    <w:p w:rsidR="00BF375F" w:rsidRDefault="00BF375F" w:rsidP="003D0C95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员工账号登录之后以身份证号去关联员工务工企业及其他务工数据；</w:t>
      </w:r>
    </w:p>
    <w:p w:rsidR="00717A28" w:rsidRDefault="00717A28" w:rsidP="003D0C95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员工账号均属于个人类型账号，</w:t>
      </w:r>
      <w:r w:rsidR="001C5BEE">
        <w:rPr>
          <w:rFonts w:hint="eastAsia"/>
        </w:rPr>
        <w:t>一期</w:t>
      </w:r>
      <w:r>
        <w:rPr>
          <w:rFonts w:hint="eastAsia"/>
        </w:rPr>
        <w:t>会拥有打卡考勤、查看工资、查看考勤</w:t>
      </w:r>
      <w:r w:rsidR="00823508">
        <w:rPr>
          <w:rFonts w:hint="eastAsia"/>
        </w:rPr>
        <w:t>、查看企业信息</w:t>
      </w:r>
      <w:r w:rsidR="00823508">
        <w:t>4</w:t>
      </w:r>
      <w:r>
        <w:rPr>
          <w:rFonts w:hint="eastAsia"/>
        </w:rPr>
        <w:t>个基本功能，</w:t>
      </w:r>
      <w:r w:rsidR="001C5BEE">
        <w:rPr>
          <w:rFonts w:hint="eastAsia"/>
        </w:rPr>
        <w:t>后期会做员工可以被企业赋予一些功能管理权限；</w:t>
      </w:r>
    </w:p>
    <w:p w:rsidR="001C5BEE" w:rsidRPr="001C5BEE" w:rsidRDefault="001C5BEE" w:rsidP="001C5BEE">
      <w:pPr>
        <w:rPr>
          <w:b/>
          <w:bCs/>
          <w:color w:val="00B0F0"/>
          <w:lang w:val="zh-CN"/>
        </w:rPr>
      </w:pPr>
      <w:r>
        <w:rPr>
          <w:rFonts w:hint="eastAsia"/>
          <w:b/>
          <w:bCs/>
          <w:color w:val="00B0F0"/>
          <w:lang w:val="zh-CN"/>
        </w:rPr>
        <w:t>企业</w:t>
      </w:r>
      <w:r w:rsidRPr="001C5BEE">
        <w:rPr>
          <w:rFonts w:hint="eastAsia"/>
          <w:b/>
          <w:bCs/>
          <w:color w:val="00B0F0"/>
          <w:lang w:val="zh-CN"/>
        </w:rPr>
        <w:t>账号业务逻辑</w:t>
      </w:r>
    </w:p>
    <w:p w:rsidR="00717A28" w:rsidRDefault="001C5BEE" w:rsidP="003D0C95">
      <w:pPr>
        <w:pStyle w:val="aff2"/>
        <w:numPr>
          <w:ilvl w:val="0"/>
          <w:numId w:val="22"/>
        </w:numPr>
        <w:ind w:firstLineChars="0"/>
      </w:pPr>
      <w:r>
        <w:rPr>
          <w:rFonts w:hint="eastAsia"/>
        </w:rPr>
        <w:t>企业账号整体业务逻辑已在P</w:t>
      </w:r>
      <w:r>
        <w:t>C</w:t>
      </w:r>
      <w:r>
        <w:rPr>
          <w:rFonts w:hint="eastAsia"/>
        </w:rPr>
        <w:t>端描述；</w:t>
      </w:r>
    </w:p>
    <w:p w:rsidR="001C5BEE" w:rsidRDefault="001C5BEE" w:rsidP="003D0C95">
      <w:pPr>
        <w:pStyle w:val="aff2"/>
        <w:numPr>
          <w:ilvl w:val="0"/>
          <w:numId w:val="22"/>
        </w:numPr>
        <w:ind w:firstLineChars="0"/>
      </w:pPr>
      <w:r>
        <w:rPr>
          <w:rFonts w:hint="eastAsia"/>
        </w:rPr>
        <w:t>企业账号与员工账号为同一个登录入口，企业账号为字母+数字组合，员工账号为手机号，所以不冲突；</w:t>
      </w:r>
    </w:p>
    <w:p w:rsidR="00717A28" w:rsidRPr="000778C7" w:rsidRDefault="001C5BEE" w:rsidP="003D0C95">
      <w:pPr>
        <w:pStyle w:val="aff2"/>
        <w:numPr>
          <w:ilvl w:val="0"/>
          <w:numId w:val="22"/>
        </w:numPr>
        <w:ind w:firstLineChars="0"/>
      </w:pPr>
      <w:r>
        <w:rPr>
          <w:rFonts w:hint="eastAsia"/>
        </w:rPr>
        <w:t>企业账号会拥有企业</w:t>
      </w:r>
      <w:r w:rsidR="00823508">
        <w:rPr>
          <w:rFonts w:hint="eastAsia"/>
        </w:rPr>
        <w:t>角色全部功能，包括预警管理、员工管理、企业信息3个功能；</w:t>
      </w:r>
    </w:p>
    <w:p w:rsidR="00EA535D" w:rsidRDefault="004B4FA5" w:rsidP="00EA535D">
      <w:pPr>
        <w:pStyle w:val="2"/>
      </w:pPr>
      <w:bookmarkStart w:id="3" w:name="_Toc18253548"/>
      <w:r>
        <w:rPr>
          <w:rFonts w:hint="eastAsia"/>
          <w:lang w:val="zh-CN"/>
        </w:rPr>
        <w:lastRenderedPageBreak/>
        <w:t>功能</w:t>
      </w:r>
      <w:r w:rsidRPr="00040CD3">
        <w:t>：</w:t>
      </w:r>
      <w:r w:rsidR="005C521A">
        <w:rPr>
          <w:rFonts w:hint="eastAsia"/>
        </w:rPr>
        <w:t>账号</w:t>
      </w:r>
      <w:r w:rsidR="00DB243B">
        <w:rPr>
          <w:rFonts w:hint="eastAsia"/>
        </w:rPr>
        <w:t>体系</w:t>
      </w:r>
      <w:bookmarkEnd w:id="3"/>
    </w:p>
    <w:p w:rsidR="00DB243B" w:rsidRPr="00677A6A" w:rsidRDefault="00DB243B" w:rsidP="00677A6A">
      <w:pPr>
        <w:pStyle w:val="3"/>
        <w:rPr>
          <w:b w:val="0"/>
          <w:bCs w:val="0"/>
        </w:rPr>
      </w:pPr>
      <w:bookmarkStart w:id="4" w:name="_Toc18253549"/>
      <w:r w:rsidRPr="00677A6A">
        <w:rPr>
          <w:rFonts w:hint="eastAsia"/>
          <w:b w:val="0"/>
          <w:bCs w:val="0"/>
          <w:lang w:val="zh-CN"/>
        </w:rPr>
        <w:t>功能</w:t>
      </w:r>
      <w:r w:rsidRPr="00677A6A">
        <w:rPr>
          <w:b w:val="0"/>
          <w:bCs w:val="0"/>
        </w:rPr>
        <w:t>：</w:t>
      </w:r>
      <w:r w:rsidRPr="00677A6A">
        <w:rPr>
          <w:rFonts w:hint="eastAsia"/>
          <w:b w:val="0"/>
          <w:bCs w:val="0"/>
        </w:rPr>
        <w:t>员工账号注册</w:t>
      </w:r>
      <w:bookmarkEnd w:id="4"/>
    </w:p>
    <w:p w:rsidR="00874D8D" w:rsidRDefault="00874D8D" w:rsidP="00677A6A">
      <w:pPr>
        <w:pStyle w:val="4"/>
      </w:pPr>
      <w:r>
        <w:rPr>
          <w:rFonts w:hint="eastAsia"/>
          <w:b/>
        </w:rPr>
        <w:t>步聚一：验证手机号</w:t>
      </w:r>
    </w:p>
    <w:p w:rsidR="00874D8D" w:rsidRPr="00874D8D" w:rsidRDefault="00874D8D" w:rsidP="00874D8D">
      <w:r w:rsidRPr="00874D8D">
        <w:rPr>
          <w:rFonts w:hint="eastAsia"/>
          <w:color w:val="00B0F0"/>
        </w:rPr>
        <w:t>原型设计：</w:t>
      </w:r>
      <w:r>
        <w:rPr>
          <w:rFonts w:hint="eastAsia"/>
        </w:rPr>
        <w:t>验证手机号</w:t>
      </w:r>
    </w:p>
    <w:p w:rsidR="00874D8D" w:rsidRDefault="00874D8D" w:rsidP="00874D8D">
      <w:r>
        <w:rPr>
          <w:noProof/>
        </w:rPr>
        <w:drawing>
          <wp:inline distT="0" distB="0" distL="0" distR="0" wp14:anchorId="6F15AA93" wp14:editId="2D3DAFC2">
            <wp:extent cx="2743200" cy="4946756"/>
            <wp:effectExtent l="19050" t="19050" r="1905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7062" cy="500781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874D8D" w:rsidRPr="00874D8D" w:rsidRDefault="00874D8D" w:rsidP="00874D8D">
      <w:pPr>
        <w:rPr>
          <w:color w:val="00B0F0"/>
        </w:rPr>
      </w:pPr>
      <w:r w:rsidRPr="00874D8D">
        <w:rPr>
          <w:rFonts w:hint="eastAsia"/>
          <w:color w:val="00B0F0"/>
        </w:rPr>
        <w:t>交互设计：</w:t>
      </w:r>
    </w:p>
    <w:p w:rsidR="00874D8D" w:rsidRPr="00A70343" w:rsidRDefault="00874D8D" w:rsidP="003D0C95">
      <w:pPr>
        <w:pStyle w:val="aff2"/>
        <w:numPr>
          <w:ilvl w:val="0"/>
          <w:numId w:val="23"/>
        </w:numPr>
        <w:ind w:firstLineChars="0"/>
      </w:pPr>
      <w:r w:rsidRPr="00A70343">
        <w:rPr>
          <w:rFonts w:hint="eastAsia"/>
        </w:rPr>
        <w:t>账号注册共分为四步，分别验证手机号、</w:t>
      </w:r>
      <w:r w:rsidR="00E052E7">
        <w:rPr>
          <w:rFonts w:hint="eastAsia"/>
        </w:rPr>
        <w:t>上传</w:t>
      </w:r>
      <w:r w:rsidRPr="00A70343">
        <w:rPr>
          <w:rFonts w:hint="eastAsia"/>
        </w:rPr>
        <w:t>身份证、确认身份证信息、人脸验证4个步骤；</w:t>
      </w:r>
    </w:p>
    <w:p w:rsidR="00874D8D" w:rsidRDefault="00874D8D" w:rsidP="003D0C95">
      <w:pPr>
        <w:pStyle w:val="aff2"/>
        <w:numPr>
          <w:ilvl w:val="0"/>
          <w:numId w:val="23"/>
        </w:numPr>
        <w:ind w:firstLineChars="0"/>
      </w:pPr>
      <w:r>
        <w:rPr>
          <w:rFonts w:hint="eastAsia"/>
        </w:rPr>
        <w:t>手机号：</w:t>
      </w:r>
    </w:p>
    <w:p w:rsidR="00874D8D" w:rsidRDefault="00874D8D" w:rsidP="003D0C95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t>仅允许输入以1</w:t>
      </w:r>
      <w:r>
        <w:t>3</w:t>
      </w:r>
      <w:r>
        <w:rPr>
          <w:rFonts w:hint="eastAsia"/>
        </w:rPr>
        <w:t>、1</w:t>
      </w:r>
      <w:r>
        <w:t>4</w:t>
      </w:r>
      <w:r>
        <w:rPr>
          <w:rFonts w:hint="eastAsia"/>
        </w:rPr>
        <w:t>、1</w:t>
      </w:r>
      <w:r>
        <w:t>5</w:t>
      </w:r>
      <w:r>
        <w:rPr>
          <w:rFonts w:hint="eastAsia"/>
        </w:rPr>
        <w:t>、1</w:t>
      </w:r>
      <w:r>
        <w:t>6</w:t>
      </w:r>
      <w:r>
        <w:rPr>
          <w:rFonts w:hint="eastAsia"/>
        </w:rPr>
        <w:t>、1</w:t>
      </w:r>
      <w:r>
        <w:t>7</w:t>
      </w:r>
      <w:r>
        <w:rPr>
          <w:rFonts w:hint="eastAsia"/>
        </w:rPr>
        <w:t>、1</w:t>
      </w:r>
      <w:r>
        <w:t>8</w:t>
      </w:r>
      <w:r>
        <w:rPr>
          <w:rFonts w:hint="eastAsia"/>
        </w:rPr>
        <w:t>、1</w:t>
      </w:r>
      <w:r>
        <w:t>9</w:t>
      </w:r>
      <w:r>
        <w:rPr>
          <w:rFonts w:hint="eastAsia"/>
        </w:rPr>
        <w:t>开头的1</w:t>
      </w:r>
      <w:r>
        <w:t>1</w:t>
      </w:r>
      <w:r>
        <w:rPr>
          <w:rFonts w:hint="eastAsia"/>
        </w:rPr>
        <w:t>位纯数字，不符合以上要求的提示：手机号格式错误；</w:t>
      </w:r>
    </w:p>
    <w:p w:rsidR="00874D8D" w:rsidRDefault="00874D8D" w:rsidP="003D0C95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手机号被注册，提示：手机号已注册，请直接登录；</w:t>
      </w:r>
    </w:p>
    <w:p w:rsidR="00874D8D" w:rsidRDefault="00874D8D" w:rsidP="003D0C95">
      <w:pPr>
        <w:pStyle w:val="aff2"/>
        <w:numPr>
          <w:ilvl w:val="0"/>
          <w:numId w:val="23"/>
        </w:numPr>
        <w:ind w:firstLineChars="0"/>
      </w:pPr>
      <w:r>
        <w:rPr>
          <w:rFonts w:hint="eastAsia"/>
        </w:rPr>
        <w:t>验证码：</w:t>
      </w:r>
    </w:p>
    <w:p w:rsidR="00874D8D" w:rsidRDefault="00874D8D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获取验证码：用户未输入手机号前，该按钮点击后提示：请先输入手机号；</w:t>
      </w:r>
    </w:p>
    <w:p w:rsidR="00874D8D" w:rsidRDefault="00874D8D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点击获取验证码按钮后会给用户输入的手机号发送6位数的验证码，验证码的生成规则可由研发自定；</w:t>
      </w:r>
    </w:p>
    <w:p w:rsidR="00874D8D" w:rsidRDefault="00874D8D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验证码：仅允许输入6位数的纯数字，如输入的验证码错误或非6位数纯数字，在点击下一步按钮时验证，并提示验证码错误；</w:t>
      </w:r>
    </w:p>
    <w:p w:rsidR="00874D8D" w:rsidRDefault="00874D8D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验证码有效期为5分钟；</w:t>
      </w:r>
    </w:p>
    <w:p w:rsidR="00874D8D" w:rsidRDefault="00874D8D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验证码发送有6</w:t>
      </w:r>
      <w:r>
        <w:t>0</w:t>
      </w:r>
      <w:r>
        <w:rPr>
          <w:rFonts w:hint="eastAsia"/>
        </w:rPr>
        <w:t>s倒计时，倒计时结束后可重新发送验证码；</w:t>
      </w:r>
    </w:p>
    <w:p w:rsidR="00874D8D" w:rsidRDefault="00945D96" w:rsidP="003D0C95">
      <w:pPr>
        <w:pStyle w:val="aff2"/>
        <w:numPr>
          <w:ilvl w:val="0"/>
          <w:numId w:val="23"/>
        </w:numPr>
        <w:ind w:firstLineChars="0"/>
      </w:pPr>
      <w:bookmarkStart w:id="5" w:name="_Hlk18171520"/>
      <w:r>
        <w:rPr>
          <w:rFonts w:hint="eastAsia"/>
        </w:rPr>
        <w:t>登录密码</w:t>
      </w:r>
      <w:r w:rsidR="00677A6A">
        <w:rPr>
          <w:rFonts w:hint="eastAsia"/>
        </w:rPr>
        <w:t>：</w:t>
      </w:r>
    </w:p>
    <w:p w:rsidR="00677A6A" w:rsidRDefault="00677A6A" w:rsidP="003D0C95">
      <w:pPr>
        <w:pStyle w:val="aff2"/>
        <w:numPr>
          <w:ilvl w:val="0"/>
          <w:numId w:val="26"/>
        </w:numPr>
        <w:ind w:firstLineChars="0"/>
      </w:pPr>
      <w:r>
        <w:rPr>
          <w:rFonts w:hint="eastAsia"/>
        </w:rPr>
        <w:t>密码长度6-</w:t>
      </w:r>
      <w:r>
        <w:t>18</w:t>
      </w:r>
      <w:r>
        <w:rPr>
          <w:rFonts w:hint="eastAsia"/>
        </w:rPr>
        <w:t>位，支持数字、字母、符号组合；</w:t>
      </w:r>
      <w:r w:rsidR="007360C5">
        <w:rPr>
          <w:rFonts w:hint="eastAsia"/>
        </w:rPr>
        <w:t>符号（不包含空格）</w:t>
      </w:r>
      <w:r w:rsidR="004B5FCA">
        <w:rPr>
          <w:rFonts w:hint="eastAsia"/>
        </w:rPr>
        <w:t>；</w:t>
      </w:r>
      <w:r w:rsidR="00D46057">
        <w:rPr>
          <w:rFonts w:hint="eastAsia"/>
        </w:rPr>
        <w:t>英文字母区分大小写；</w:t>
      </w:r>
    </w:p>
    <w:p w:rsidR="00677A6A" w:rsidRDefault="00677A6A" w:rsidP="003D0C95">
      <w:pPr>
        <w:pStyle w:val="aff2"/>
        <w:numPr>
          <w:ilvl w:val="0"/>
          <w:numId w:val="26"/>
        </w:numPr>
        <w:ind w:firstLineChars="0"/>
      </w:pPr>
      <w:r>
        <w:rPr>
          <w:rFonts w:hint="eastAsia"/>
        </w:rPr>
        <w:t>不符合规则进行错误提示；</w:t>
      </w:r>
    </w:p>
    <w:p w:rsidR="00677A6A" w:rsidRDefault="00677A6A" w:rsidP="00677A6A">
      <w:pPr>
        <w:pStyle w:val="aff2"/>
        <w:ind w:left="840" w:firstLineChars="0" w:firstLine="0"/>
      </w:pPr>
      <w:r>
        <w:rPr>
          <w:rFonts w:hint="eastAsia"/>
        </w:rPr>
        <w:t>位数不符，提示：密码长度应为6-</w:t>
      </w:r>
      <w:r>
        <w:t>18</w:t>
      </w:r>
      <w:r>
        <w:rPr>
          <w:rFonts w:hint="eastAsia"/>
        </w:rPr>
        <w:t>位；</w:t>
      </w:r>
    </w:p>
    <w:p w:rsidR="001E140B" w:rsidRDefault="00677A6A" w:rsidP="001E140B">
      <w:pPr>
        <w:pStyle w:val="aff2"/>
        <w:ind w:left="840" w:firstLineChars="0" w:firstLine="0"/>
      </w:pPr>
      <w:r>
        <w:rPr>
          <w:rFonts w:hint="eastAsia"/>
        </w:rPr>
        <w:t>符合组合不符，提示：密码仅支持数字、字母、</w:t>
      </w:r>
      <w:r w:rsidR="001E140B">
        <w:rPr>
          <w:rFonts w:hint="eastAsia"/>
        </w:rPr>
        <w:t>符号</w:t>
      </w:r>
      <w:r>
        <w:rPr>
          <w:rFonts w:hint="eastAsia"/>
        </w:rPr>
        <w:t xml:space="preserve">组合； </w:t>
      </w:r>
    </w:p>
    <w:bookmarkEnd w:id="5"/>
    <w:p w:rsidR="00874D8D" w:rsidRDefault="00677A6A" w:rsidP="003D0C95">
      <w:pPr>
        <w:pStyle w:val="aff2"/>
        <w:numPr>
          <w:ilvl w:val="0"/>
          <w:numId w:val="23"/>
        </w:numPr>
        <w:ind w:firstLineChars="0"/>
      </w:pPr>
      <w:r>
        <w:rPr>
          <w:rFonts w:hint="eastAsia"/>
        </w:rPr>
        <w:t>注册协议</w:t>
      </w:r>
    </w:p>
    <w:p w:rsidR="00677A6A" w:rsidRDefault="00677A6A" w:rsidP="003D0C95">
      <w:pPr>
        <w:pStyle w:val="aff2"/>
        <w:numPr>
          <w:ilvl w:val="0"/>
          <w:numId w:val="27"/>
        </w:numPr>
        <w:ind w:firstLineChars="0"/>
      </w:pPr>
      <w:r>
        <w:rPr>
          <w:rFonts w:hint="eastAsia"/>
        </w:rPr>
        <w:t>点击注册协议调整到注册协议页面；</w:t>
      </w:r>
    </w:p>
    <w:p w:rsidR="00677A6A" w:rsidRDefault="00677A6A" w:rsidP="00677A6A"/>
    <w:p w:rsidR="00677A6A" w:rsidRDefault="00677A6A" w:rsidP="00677A6A">
      <w:pPr>
        <w:spacing w:before="0" w:after="160"/>
      </w:pPr>
      <w:r>
        <w:br w:type="page"/>
      </w:r>
    </w:p>
    <w:p w:rsidR="00677A6A" w:rsidRDefault="00677A6A" w:rsidP="00677A6A">
      <w:pPr>
        <w:pStyle w:val="4"/>
      </w:pPr>
      <w:r>
        <w:rPr>
          <w:rFonts w:hint="eastAsia"/>
          <w:b/>
        </w:rPr>
        <w:lastRenderedPageBreak/>
        <w:t>步聚二：</w:t>
      </w:r>
      <w:r w:rsidR="00DC6D2D">
        <w:rPr>
          <w:rFonts w:hint="eastAsia"/>
          <w:b/>
        </w:rPr>
        <w:t>上传</w:t>
      </w:r>
      <w:r>
        <w:rPr>
          <w:rFonts w:hint="eastAsia"/>
          <w:b/>
        </w:rPr>
        <w:t>身份证</w:t>
      </w:r>
    </w:p>
    <w:p w:rsidR="00677A6A" w:rsidRPr="00874D8D" w:rsidRDefault="00677A6A" w:rsidP="00677A6A">
      <w:r w:rsidRPr="00874D8D">
        <w:rPr>
          <w:rFonts w:hint="eastAsia"/>
          <w:color w:val="00B0F0"/>
        </w:rPr>
        <w:t>原型设计：</w:t>
      </w:r>
      <w:r w:rsidR="00DC6D2D">
        <w:rPr>
          <w:rFonts w:hint="eastAsia"/>
        </w:rPr>
        <w:t>上传</w:t>
      </w:r>
      <w:r>
        <w:rPr>
          <w:rFonts w:hint="eastAsia"/>
        </w:rPr>
        <w:t>身份证</w:t>
      </w:r>
    </w:p>
    <w:p w:rsidR="00677A6A" w:rsidRDefault="00E052E7" w:rsidP="00677A6A">
      <w:pPr>
        <w:rPr>
          <w:noProof/>
        </w:rPr>
      </w:pPr>
      <w:r>
        <w:rPr>
          <w:noProof/>
        </w:rPr>
        <w:drawing>
          <wp:inline distT="0" distB="0" distL="0" distR="0" wp14:anchorId="63F6972C" wp14:editId="1C8EC60E">
            <wp:extent cx="1629938" cy="2903054"/>
            <wp:effectExtent l="19050" t="19050" r="2794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0063" cy="295670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052E7">
        <w:rPr>
          <w:noProof/>
        </w:rPr>
        <w:t xml:space="preserve"> </w:t>
      </w:r>
      <w:r w:rsidR="00FC18F5"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A191C51" wp14:editId="2100CA4F">
            <wp:extent cx="1693051" cy="3007393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0761" cy="30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88C" w:rsidRPr="00D9488C">
        <w:rPr>
          <w:noProof/>
        </w:rPr>
        <w:t xml:space="preserve"> </w:t>
      </w:r>
      <w:r w:rsidR="00D9488C">
        <w:rPr>
          <w:noProof/>
        </w:rPr>
        <w:t xml:space="preserve">         </w:t>
      </w:r>
      <w:r w:rsidR="00D9488C">
        <w:rPr>
          <w:noProof/>
        </w:rPr>
        <w:drawing>
          <wp:inline distT="0" distB="0" distL="0" distR="0" wp14:anchorId="73579421" wp14:editId="01DAA6AF">
            <wp:extent cx="1677922" cy="2995967"/>
            <wp:effectExtent l="19050" t="19050" r="1778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7096" cy="30480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488C" w:rsidRDefault="00D9488C" w:rsidP="00677A6A">
      <w:pPr>
        <w:rPr>
          <w:noProof/>
        </w:rPr>
      </w:pPr>
    </w:p>
    <w:p w:rsidR="00FC18F5" w:rsidRDefault="00FC18F5" w:rsidP="00677A6A">
      <w:r>
        <w:rPr>
          <w:rFonts w:hint="eastAsia"/>
        </w:rPr>
        <w:t xml:space="preserve"> </w:t>
      </w:r>
      <w:r>
        <w:t xml:space="preserve">        </w:t>
      </w:r>
      <w:r w:rsidR="00D9488C">
        <w:t xml:space="preserve"> </w:t>
      </w:r>
      <w:r>
        <w:t xml:space="preserve"> </w:t>
      </w:r>
      <w:r w:rsidR="00D9488C">
        <w:t xml:space="preserve">      </w:t>
      </w:r>
      <w:r w:rsidR="00D9488C">
        <w:rPr>
          <w:noProof/>
        </w:rPr>
        <w:drawing>
          <wp:inline distT="0" distB="0" distL="0" distR="0" wp14:anchorId="3068714F" wp14:editId="6F197B9B">
            <wp:extent cx="1964394" cy="3505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4760" cy="352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88C">
        <w:t xml:space="preserve">          </w:t>
      </w:r>
      <w:r>
        <w:rPr>
          <w:noProof/>
        </w:rPr>
        <w:drawing>
          <wp:inline distT="0" distB="0" distL="0" distR="0" wp14:anchorId="5D71DB48" wp14:editId="38EFA70D">
            <wp:extent cx="1936472" cy="3459480"/>
            <wp:effectExtent l="19050" t="19050" r="26035" b="266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6818" cy="349582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488C" w:rsidRDefault="00D9488C" w:rsidP="00D9488C">
      <w:pPr>
        <w:spacing w:before="0" w:after="160"/>
      </w:pPr>
      <w:r>
        <w:br w:type="page"/>
      </w:r>
    </w:p>
    <w:p w:rsidR="00677A6A" w:rsidRPr="00874D8D" w:rsidRDefault="00677A6A" w:rsidP="00677A6A">
      <w:r>
        <w:rPr>
          <w:rFonts w:hint="eastAsia"/>
          <w:color w:val="00B0F0"/>
        </w:rPr>
        <w:lastRenderedPageBreak/>
        <w:t>业务逻辑</w:t>
      </w:r>
      <w:r w:rsidRPr="00874D8D">
        <w:rPr>
          <w:rFonts w:hint="eastAsia"/>
          <w:color w:val="00B0F0"/>
        </w:rPr>
        <w:t>：</w:t>
      </w:r>
    </w:p>
    <w:p w:rsidR="00677A6A" w:rsidRDefault="00E052E7" w:rsidP="003D0C95">
      <w:pPr>
        <w:pStyle w:val="aff2"/>
        <w:numPr>
          <w:ilvl w:val="0"/>
          <w:numId w:val="28"/>
        </w:numPr>
        <w:ind w:firstLineChars="0"/>
      </w:pPr>
      <w:r>
        <w:rPr>
          <w:rFonts w:hint="eastAsia"/>
        </w:rPr>
        <w:t>身份证照片需要使用图片识别接口，提取出身份证照片上的信息，包括姓名、身份证号、民族、家庭地址、身份证有效期；</w:t>
      </w:r>
    </w:p>
    <w:p w:rsidR="00E052E7" w:rsidRPr="00E052E7" w:rsidRDefault="00E052E7" w:rsidP="003D0C95">
      <w:pPr>
        <w:pStyle w:val="aff2"/>
        <w:numPr>
          <w:ilvl w:val="0"/>
          <w:numId w:val="28"/>
        </w:numPr>
        <w:ind w:firstLineChars="0"/>
      </w:pPr>
      <w:r>
        <w:rPr>
          <w:rFonts w:hint="eastAsia"/>
        </w:rPr>
        <w:t>性别和出生日期是根据身份证号码解析出来，身份证号</w:t>
      </w:r>
      <w:r>
        <w:rPr>
          <w:rFonts w:hint="eastAsia"/>
          <w:color w:val="333333"/>
          <w:shd w:val="clear" w:color="auto" w:fill="FFFFFF"/>
        </w:rPr>
        <w:t>第17位数字代表性别，奇数为男，偶数为女，身份证号</w:t>
      </w:r>
      <w:r>
        <w:rPr>
          <w:rFonts w:ascii="Arial" w:hAnsi="Arial" w:cs="Arial"/>
          <w:color w:val="191919"/>
          <w:shd w:val="clear" w:color="auto" w:fill="FFFFFF"/>
        </w:rPr>
        <w:t>从</w:t>
      </w:r>
      <w:r>
        <w:rPr>
          <w:rFonts w:ascii="Arial" w:hAnsi="Arial" w:cs="Arial"/>
          <w:color w:val="191919"/>
          <w:shd w:val="clear" w:color="auto" w:fill="FFFFFF"/>
        </w:rPr>
        <w:t>7</w:t>
      </w:r>
      <w:r>
        <w:rPr>
          <w:rFonts w:ascii="Arial" w:hAnsi="Arial" w:cs="Arial"/>
          <w:color w:val="191919"/>
          <w:shd w:val="clear" w:color="auto" w:fill="FFFFFF"/>
        </w:rPr>
        <w:t>到</w:t>
      </w:r>
      <w:r>
        <w:rPr>
          <w:rFonts w:ascii="Arial" w:hAnsi="Arial" w:cs="Arial"/>
          <w:color w:val="191919"/>
          <w:shd w:val="clear" w:color="auto" w:fill="FFFFFF"/>
        </w:rPr>
        <w:t>14</w:t>
      </w:r>
      <w:r>
        <w:rPr>
          <w:rFonts w:ascii="Arial" w:hAnsi="Arial" w:cs="Arial"/>
          <w:color w:val="191919"/>
          <w:shd w:val="clear" w:color="auto" w:fill="FFFFFF"/>
        </w:rPr>
        <w:t>为出生日期</w:t>
      </w:r>
      <w:r>
        <w:rPr>
          <w:rFonts w:ascii="Arial" w:hAnsi="Arial" w:cs="Arial" w:hint="eastAsia"/>
          <w:color w:val="191919"/>
          <w:shd w:val="clear" w:color="auto" w:fill="FFFFFF"/>
        </w:rPr>
        <w:t>；</w:t>
      </w:r>
    </w:p>
    <w:p w:rsidR="00E052E7" w:rsidRDefault="00E052E7" w:rsidP="003D0C95">
      <w:pPr>
        <w:pStyle w:val="aff2"/>
        <w:numPr>
          <w:ilvl w:val="0"/>
          <w:numId w:val="28"/>
        </w:numPr>
        <w:ind w:firstLineChars="0"/>
      </w:pPr>
      <w:r>
        <w:rPr>
          <w:rFonts w:hint="eastAsia"/>
        </w:rPr>
        <w:t>拍摄上传身份证正面照之后，向新华信用接口传【姓名】【身份证号】，校验姓名和身份证号是否匹配</w:t>
      </w:r>
      <w:r w:rsidR="00132E02">
        <w:rPr>
          <w:rFonts w:hint="eastAsia"/>
        </w:rPr>
        <w:t>；</w:t>
      </w:r>
    </w:p>
    <w:p w:rsidR="00E052E7" w:rsidRDefault="00E052E7" w:rsidP="003D0C95">
      <w:pPr>
        <w:pStyle w:val="aff2"/>
        <w:numPr>
          <w:ilvl w:val="0"/>
          <w:numId w:val="28"/>
        </w:numPr>
        <w:ind w:firstLineChars="0"/>
      </w:pPr>
      <w:r>
        <w:rPr>
          <w:rFonts w:hint="eastAsia"/>
        </w:rPr>
        <w:t>拍摄上传身份证</w:t>
      </w:r>
      <w:r w:rsidR="00D77D3B">
        <w:rPr>
          <w:rFonts w:hint="eastAsia"/>
        </w:rPr>
        <w:t>正面照和</w:t>
      </w:r>
      <w:r>
        <w:rPr>
          <w:rFonts w:hint="eastAsia"/>
        </w:rPr>
        <w:t>反面照之后，向新华信用接口传【姓名】【身份证号】【身份证有效期】</w:t>
      </w:r>
      <w:r w:rsidR="005A7303">
        <w:rPr>
          <w:rFonts w:hint="eastAsia"/>
        </w:rPr>
        <w:t>，校验证件是否有效；</w:t>
      </w:r>
    </w:p>
    <w:p w:rsidR="00E052E7" w:rsidRDefault="00D77D3B" w:rsidP="003D0C95">
      <w:pPr>
        <w:pStyle w:val="aff2"/>
        <w:numPr>
          <w:ilvl w:val="0"/>
          <w:numId w:val="28"/>
        </w:numPr>
        <w:ind w:firstLineChars="0"/>
      </w:pPr>
      <w:r>
        <w:rPr>
          <w:rFonts w:hint="eastAsia"/>
        </w:rPr>
        <w:t>【姓名】【身份证号】匹配，身份证【位于有效期内】，则可以进入到下一步</w:t>
      </w:r>
      <w:r w:rsidR="00523E47">
        <w:rPr>
          <w:rFonts w:hint="eastAsia"/>
        </w:rPr>
        <w:t>；</w:t>
      </w:r>
    </w:p>
    <w:p w:rsidR="00F37E15" w:rsidRPr="00F37E15" w:rsidRDefault="00F37E15" w:rsidP="00F37E15">
      <w:pPr>
        <w:rPr>
          <w:color w:val="00B0F0"/>
        </w:rPr>
      </w:pPr>
      <w:r w:rsidRPr="00F37E15">
        <w:rPr>
          <w:rFonts w:hint="eastAsia"/>
          <w:color w:val="00B0F0"/>
        </w:rPr>
        <w:t>交互逻辑：</w:t>
      </w:r>
    </w:p>
    <w:p w:rsidR="00677A6A" w:rsidRDefault="00677A6A" w:rsidP="003D0C95">
      <w:pPr>
        <w:pStyle w:val="aff2"/>
        <w:numPr>
          <w:ilvl w:val="0"/>
          <w:numId w:val="6"/>
        </w:numPr>
        <w:ind w:firstLineChars="0"/>
        <w:rPr>
          <w:bCs/>
        </w:rPr>
      </w:pPr>
      <w:r w:rsidRPr="00DA5E8F">
        <w:rPr>
          <w:rFonts w:hint="eastAsia"/>
          <w:bCs/>
        </w:rPr>
        <w:t>实名身份认证页面主要做用为拍照上传身份照片，不支持选择本地照片；</w:t>
      </w:r>
    </w:p>
    <w:p w:rsidR="00677A6A" w:rsidRDefault="00677A6A" w:rsidP="003D0C95">
      <w:pPr>
        <w:pStyle w:val="aff2"/>
        <w:numPr>
          <w:ilvl w:val="0"/>
          <w:numId w:val="6"/>
        </w:numPr>
        <w:ind w:firstLineChars="0"/>
        <w:rPr>
          <w:bCs/>
        </w:rPr>
      </w:pPr>
      <w:r>
        <w:rPr>
          <w:rFonts w:hint="eastAsia"/>
          <w:bCs/>
        </w:rPr>
        <w:t>上传身份证正面：调用相机拍照功能，并提示身份证正面头像所在位置，用于用户对应拍照位置；</w:t>
      </w:r>
    </w:p>
    <w:p w:rsidR="00A76CFF" w:rsidRDefault="00677A6A" w:rsidP="003D0C95">
      <w:pPr>
        <w:pStyle w:val="aff2"/>
        <w:numPr>
          <w:ilvl w:val="0"/>
          <w:numId w:val="6"/>
        </w:numPr>
        <w:ind w:firstLineChars="0"/>
        <w:rPr>
          <w:bCs/>
        </w:rPr>
      </w:pPr>
      <w:r>
        <w:rPr>
          <w:rFonts w:hint="eastAsia"/>
          <w:bCs/>
        </w:rPr>
        <w:t>上传身份证背面：调用相机拍照功能，并提示身份证背面国徽头像所在位置，用于用户对应拍照位置；</w:t>
      </w:r>
    </w:p>
    <w:p w:rsidR="00D9488C" w:rsidRPr="00D9488C" w:rsidRDefault="00D9488C" w:rsidP="003D0C95">
      <w:pPr>
        <w:pStyle w:val="aff2"/>
        <w:numPr>
          <w:ilvl w:val="0"/>
          <w:numId w:val="6"/>
        </w:numPr>
        <w:ind w:firstLineChars="0"/>
        <w:rPr>
          <w:bCs/>
        </w:rPr>
      </w:pPr>
      <w:r>
        <w:rPr>
          <w:rFonts w:hint="eastAsia"/>
          <w:bCs/>
        </w:rPr>
        <w:t>拍摄照片后选择√，上传身份证；选择x，回到拍摄界面；</w:t>
      </w:r>
    </w:p>
    <w:p w:rsidR="00677A6A" w:rsidRDefault="00D2494D" w:rsidP="003D0C95">
      <w:pPr>
        <w:pStyle w:val="aff2"/>
        <w:numPr>
          <w:ilvl w:val="0"/>
          <w:numId w:val="6"/>
        </w:numPr>
        <w:ind w:firstLineChars="0"/>
        <w:rPr>
          <w:bCs/>
        </w:rPr>
      </w:pPr>
      <w:r>
        <w:rPr>
          <w:rFonts w:hint="eastAsia"/>
          <w:bCs/>
        </w:rPr>
        <w:t>错误提示：</w:t>
      </w:r>
    </w:p>
    <w:p w:rsidR="00D2494D" w:rsidRDefault="00D2494D" w:rsidP="00D2494D">
      <w:pPr>
        <w:pStyle w:val="aff2"/>
        <w:ind w:left="420" w:firstLineChars="0" w:firstLine="0"/>
        <w:rPr>
          <w:bCs/>
        </w:rPr>
      </w:pPr>
      <w:r>
        <w:rPr>
          <w:rFonts w:hint="eastAsia"/>
          <w:bCs/>
        </w:rPr>
        <w:t>照片不清晰或拍摄的不是身份证</w:t>
      </w:r>
      <w:r w:rsidR="004A3C1B">
        <w:rPr>
          <w:rFonts w:hint="eastAsia"/>
          <w:bCs/>
        </w:rPr>
        <w:t>，提示</w:t>
      </w:r>
      <w:r>
        <w:rPr>
          <w:rFonts w:hint="eastAsia"/>
          <w:bCs/>
        </w:rPr>
        <w:t>：未获取身份证信息，请重新拍摄；</w:t>
      </w:r>
      <w:r w:rsidR="00F920E8">
        <w:rPr>
          <w:rFonts w:hint="eastAsia"/>
          <w:bCs/>
        </w:rPr>
        <w:t>（</w:t>
      </w:r>
      <w:r w:rsidR="00F920E8" w:rsidRPr="00F920E8">
        <w:rPr>
          <w:rFonts w:hint="eastAsia"/>
          <w:bCs/>
          <w:color w:val="FF0000"/>
        </w:rPr>
        <w:t>在未获取到信息的照片下方提示</w:t>
      </w:r>
      <w:r w:rsidR="00F920E8">
        <w:rPr>
          <w:rFonts w:hint="eastAsia"/>
          <w:bCs/>
        </w:rPr>
        <w:t>）</w:t>
      </w:r>
    </w:p>
    <w:p w:rsidR="002B2155" w:rsidRPr="002B2155" w:rsidRDefault="004A3C1B" w:rsidP="002B2155">
      <w:pPr>
        <w:pStyle w:val="aff2"/>
        <w:ind w:left="420" w:firstLineChars="0" w:firstLine="0"/>
        <w:rPr>
          <w:bCs/>
        </w:rPr>
      </w:pPr>
      <w:r>
        <w:rPr>
          <w:rFonts w:hint="eastAsia"/>
          <w:bCs/>
        </w:rPr>
        <w:t>库中无对应身份证号，提示：未查询到此人；</w:t>
      </w:r>
      <w:r w:rsidR="00F920E8">
        <w:rPr>
          <w:rFonts w:hint="eastAsia"/>
          <w:bCs/>
        </w:rPr>
        <w:t>（</w:t>
      </w:r>
      <w:r w:rsidR="00F920E8" w:rsidRPr="00F920E8">
        <w:rPr>
          <w:rFonts w:hint="eastAsia"/>
          <w:bCs/>
          <w:color w:val="FF0000"/>
        </w:rPr>
        <w:t>位于身份证正面下方提示</w:t>
      </w:r>
      <w:r w:rsidR="00F920E8">
        <w:rPr>
          <w:rFonts w:hint="eastAsia"/>
          <w:bCs/>
        </w:rPr>
        <w:t>）</w:t>
      </w:r>
    </w:p>
    <w:p w:rsidR="004A3C1B" w:rsidRPr="00F920E8" w:rsidRDefault="004A3C1B" w:rsidP="00F920E8">
      <w:pPr>
        <w:pStyle w:val="aff2"/>
        <w:ind w:left="420" w:firstLineChars="0" w:firstLine="0"/>
        <w:rPr>
          <w:bCs/>
        </w:rPr>
      </w:pPr>
      <w:r>
        <w:rPr>
          <w:rFonts w:hint="eastAsia"/>
          <w:bCs/>
        </w:rPr>
        <w:t>姓名和身份证号不匹配，提示：姓名和身份证不匹配；</w:t>
      </w:r>
      <w:r w:rsidR="00F920E8">
        <w:rPr>
          <w:rFonts w:hint="eastAsia"/>
          <w:bCs/>
        </w:rPr>
        <w:t>（</w:t>
      </w:r>
      <w:r w:rsidR="00F920E8" w:rsidRPr="00F920E8">
        <w:rPr>
          <w:rFonts w:hint="eastAsia"/>
          <w:bCs/>
          <w:color w:val="FF0000"/>
        </w:rPr>
        <w:t>位于身份证正面下方提示</w:t>
      </w:r>
      <w:r w:rsidR="00F920E8">
        <w:rPr>
          <w:rFonts w:hint="eastAsia"/>
          <w:bCs/>
        </w:rPr>
        <w:t>）</w:t>
      </w:r>
    </w:p>
    <w:p w:rsidR="004A3C1B" w:rsidRDefault="004A3C1B" w:rsidP="00D2494D">
      <w:pPr>
        <w:pStyle w:val="aff2"/>
        <w:ind w:left="420" w:firstLineChars="0" w:firstLine="0"/>
        <w:rPr>
          <w:bCs/>
        </w:rPr>
      </w:pPr>
      <w:r>
        <w:rPr>
          <w:rFonts w:hint="eastAsia"/>
          <w:bCs/>
        </w:rPr>
        <w:t>身份证已失效，提示：身份证已过期；</w:t>
      </w:r>
      <w:r w:rsidR="00F920E8">
        <w:rPr>
          <w:rFonts w:hint="eastAsia"/>
          <w:bCs/>
        </w:rPr>
        <w:t>（</w:t>
      </w:r>
      <w:r w:rsidR="00F920E8" w:rsidRPr="00F920E8">
        <w:rPr>
          <w:rFonts w:hint="eastAsia"/>
          <w:bCs/>
          <w:color w:val="FF0000"/>
        </w:rPr>
        <w:t>位于身份证反面下方提示</w:t>
      </w:r>
      <w:r w:rsidR="00F920E8">
        <w:rPr>
          <w:rFonts w:hint="eastAsia"/>
          <w:bCs/>
        </w:rPr>
        <w:t>）</w:t>
      </w:r>
    </w:p>
    <w:p w:rsidR="002B2155" w:rsidRDefault="002B2155" w:rsidP="003D0C95">
      <w:pPr>
        <w:pStyle w:val="aff2"/>
        <w:numPr>
          <w:ilvl w:val="0"/>
          <w:numId w:val="6"/>
        </w:numPr>
        <w:ind w:firstLineChars="0"/>
      </w:pPr>
      <w:r>
        <w:rPr>
          <w:rFonts w:hint="eastAsia"/>
        </w:rPr>
        <w:t>【姓名】【身份证号】匹配，身份证【位于有效期内】，已获取到【民族（有效民族）】【家庭地址】</w:t>
      </w:r>
      <w:r w:rsidR="00DC6D2D">
        <w:rPr>
          <w:rFonts w:hint="eastAsia"/>
        </w:rPr>
        <w:t>字段信息</w:t>
      </w:r>
      <w:r>
        <w:rPr>
          <w:rFonts w:hint="eastAsia"/>
        </w:rPr>
        <w:t>，则可以进入到下一步</w:t>
      </w:r>
      <w:r w:rsidR="00587FA7">
        <w:rPr>
          <w:rFonts w:hint="eastAsia"/>
        </w:rPr>
        <w:t>【确认身份信息】；</w:t>
      </w:r>
    </w:p>
    <w:p w:rsidR="004A3C1B" w:rsidRDefault="00587FA7" w:rsidP="003D0C95">
      <w:pPr>
        <w:pStyle w:val="aff2"/>
        <w:numPr>
          <w:ilvl w:val="0"/>
          <w:numId w:val="6"/>
        </w:numPr>
        <w:ind w:firstLineChars="0"/>
        <w:rPr>
          <w:bCs/>
        </w:rPr>
      </w:pPr>
      <w:r>
        <w:rPr>
          <w:rFonts w:hint="eastAsia"/>
          <w:bCs/>
        </w:rPr>
        <w:t>实名认证时的姓名、身份证号、性别、民族、出生日期、有效期、身份证正面照、身份证反面照，等账号实名认证信息需要存储下来，以便以后使用；</w:t>
      </w:r>
    </w:p>
    <w:p w:rsidR="00DC6D2D" w:rsidRDefault="00DC6D2D" w:rsidP="00DC6D2D">
      <w:pPr>
        <w:rPr>
          <w:bCs/>
        </w:rPr>
      </w:pPr>
    </w:p>
    <w:p w:rsidR="00DC6D2D" w:rsidRDefault="00DC6D2D" w:rsidP="00DC6D2D">
      <w:pPr>
        <w:pStyle w:val="4"/>
      </w:pPr>
      <w:r>
        <w:rPr>
          <w:rFonts w:hint="eastAsia"/>
          <w:b/>
        </w:rPr>
        <w:lastRenderedPageBreak/>
        <w:t>步聚三：确认身份信息</w:t>
      </w:r>
    </w:p>
    <w:p w:rsidR="00DC6D2D" w:rsidRPr="00874D8D" w:rsidRDefault="00DC6D2D" w:rsidP="00DC6D2D">
      <w:r w:rsidRPr="00874D8D">
        <w:rPr>
          <w:rFonts w:hint="eastAsia"/>
          <w:color w:val="00B0F0"/>
        </w:rPr>
        <w:t>原型设计：</w:t>
      </w:r>
      <w:r>
        <w:rPr>
          <w:rFonts w:hint="eastAsia"/>
        </w:rPr>
        <w:t>确认身份信息</w:t>
      </w:r>
    </w:p>
    <w:p w:rsidR="00DC6D2D" w:rsidRDefault="00A86EA2" w:rsidP="00DC6D2D">
      <w:pPr>
        <w:rPr>
          <w:bCs/>
        </w:rPr>
      </w:pPr>
      <w:r>
        <w:rPr>
          <w:noProof/>
        </w:rPr>
        <w:drawing>
          <wp:inline distT="0" distB="0" distL="0" distR="0" wp14:anchorId="706C45AE" wp14:editId="78D09C10">
            <wp:extent cx="3028950" cy="5363936"/>
            <wp:effectExtent l="19050" t="19050" r="19050" b="273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2496" cy="53702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rPr>
          <w:b/>
        </w:rPr>
      </w:pPr>
      <w:r>
        <w:rPr>
          <w:rFonts w:hint="eastAsia"/>
          <w:b/>
        </w:rPr>
        <w:t>交互说明</w:t>
      </w:r>
      <w:r w:rsidR="008B3B91">
        <w:rPr>
          <w:rFonts w:hint="eastAsia"/>
          <w:b/>
        </w:rPr>
        <w:t>：</w:t>
      </w:r>
    </w:p>
    <w:p w:rsidR="00A86EA2" w:rsidRDefault="00A86EA2" w:rsidP="003D0C95">
      <w:pPr>
        <w:pStyle w:val="aff2"/>
        <w:numPr>
          <w:ilvl w:val="0"/>
          <w:numId w:val="20"/>
        </w:numPr>
        <w:ind w:firstLineChars="0"/>
        <w:rPr>
          <w:bCs/>
        </w:rPr>
      </w:pPr>
      <w:r>
        <w:rPr>
          <w:rFonts w:hint="eastAsia"/>
          <w:bCs/>
        </w:rPr>
        <w:t>根据从身份证拍照获取的信息做预览，不可进行编辑操作</w:t>
      </w:r>
      <w:r w:rsidR="00503185">
        <w:rPr>
          <w:rFonts w:hint="eastAsia"/>
          <w:bCs/>
        </w:rPr>
        <w:t>，点击下一步进入到第四步</w:t>
      </w:r>
    </w:p>
    <w:p w:rsidR="00A86EA2" w:rsidRDefault="00503185" w:rsidP="003D0C95">
      <w:pPr>
        <w:pStyle w:val="aff2"/>
        <w:numPr>
          <w:ilvl w:val="0"/>
          <w:numId w:val="20"/>
        </w:numPr>
        <w:ind w:firstLineChars="0"/>
        <w:rPr>
          <w:bCs/>
        </w:rPr>
      </w:pPr>
      <w:r>
        <w:rPr>
          <w:rFonts w:hint="eastAsia"/>
          <w:bCs/>
        </w:rPr>
        <w:t>点击重新上传回到步骤二；</w:t>
      </w:r>
      <w:r w:rsidRPr="00A86EA2">
        <w:rPr>
          <w:rFonts w:hint="eastAsia"/>
          <w:bCs/>
        </w:rPr>
        <w:t xml:space="preserve"> </w:t>
      </w:r>
    </w:p>
    <w:p w:rsidR="00503185" w:rsidRDefault="00503185" w:rsidP="00503185">
      <w:pPr>
        <w:rPr>
          <w:bCs/>
        </w:rPr>
      </w:pPr>
    </w:p>
    <w:p w:rsidR="00503185" w:rsidRDefault="00503185">
      <w:pPr>
        <w:spacing w:before="0" w:after="160"/>
        <w:rPr>
          <w:bCs/>
        </w:rPr>
      </w:pPr>
      <w:r>
        <w:rPr>
          <w:bCs/>
        </w:rPr>
        <w:br w:type="page"/>
      </w:r>
    </w:p>
    <w:p w:rsidR="00503185" w:rsidRDefault="00503185" w:rsidP="00503185">
      <w:pPr>
        <w:pStyle w:val="4"/>
      </w:pPr>
      <w:r>
        <w:rPr>
          <w:rFonts w:hint="eastAsia"/>
          <w:b/>
        </w:rPr>
        <w:lastRenderedPageBreak/>
        <w:t>步聚</w:t>
      </w:r>
      <w:r w:rsidR="00FB4CFC">
        <w:rPr>
          <w:rFonts w:hint="eastAsia"/>
          <w:b/>
        </w:rPr>
        <w:t>四</w:t>
      </w:r>
      <w:r>
        <w:rPr>
          <w:rFonts w:hint="eastAsia"/>
          <w:b/>
        </w:rPr>
        <w:t>：</w:t>
      </w:r>
      <w:r w:rsidR="00FB4CFC">
        <w:rPr>
          <w:rFonts w:hint="eastAsia"/>
          <w:b/>
        </w:rPr>
        <w:t>人脸验证</w:t>
      </w:r>
    </w:p>
    <w:p w:rsidR="00503185" w:rsidRDefault="00FB4CFC" w:rsidP="00503185">
      <w:pPr>
        <w:rPr>
          <w:noProof/>
        </w:rPr>
      </w:pPr>
      <w:r>
        <w:rPr>
          <w:noProof/>
        </w:rPr>
        <w:drawing>
          <wp:inline distT="0" distB="0" distL="0" distR="0" wp14:anchorId="27BD232C" wp14:editId="1DFB0E87">
            <wp:extent cx="2674454" cy="4580136"/>
            <wp:effectExtent l="19050" t="19050" r="12065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9222" cy="460542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B4CFC">
        <w:rPr>
          <w:noProof/>
        </w:rPr>
        <w:t xml:space="preserve"> </w:t>
      </w:r>
      <w:r w:rsidR="002E36B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D263D71" wp14:editId="1B258BB5">
            <wp:extent cx="2578293" cy="4550341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202" cy="45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7E" w:rsidRPr="0006447E" w:rsidRDefault="0006447E" w:rsidP="00503185">
      <w:pPr>
        <w:rPr>
          <w:noProof/>
          <w:color w:val="00B0F0"/>
        </w:rPr>
      </w:pPr>
      <w:r w:rsidRPr="0006447E">
        <w:rPr>
          <w:rFonts w:hint="eastAsia"/>
          <w:noProof/>
          <w:color w:val="00B0F0"/>
        </w:rPr>
        <w:t>业务逻辑：</w:t>
      </w:r>
    </w:p>
    <w:p w:rsidR="0006447E" w:rsidRDefault="0006447E" w:rsidP="003D0C95">
      <w:pPr>
        <w:pStyle w:val="aff2"/>
        <w:numPr>
          <w:ilvl w:val="0"/>
          <w:numId w:val="29"/>
        </w:numPr>
        <w:ind w:firstLineChars="0"/>
        <w:rPr>
          <w:noProof/>
        </w:rPr>
      </w:pPr>
      <w:r>
        <w:rPr>
          <w:rFonts w:hint="eastAsia"/>
          <w:noProof/>
        </w:rPr>
        <w:t>传【姓名】【身份证号】【拍摄的人脸照片】，通过新华信用人像比对接口，比对照片与身份证是否为同一人，如果为同一人，则可实名认证成功；</w:t>
      </w:r>
    </w:p>
    <w:p w:rsidR="0006447E" w:rsidRPr="0006447E" w:rsidRDefault="0006447E" w:rsidP="00503185">
      <w:pPr>
        <w:rPr>
          <w:noProof/>
          <w:color w:val="00B0F0"/>
        </w:rPr>
      </w:pPr>
      <w:r w:rsidRPr="0006447E">
        <w:rPr>
          <w:rFonts w:hint="eastAsia"/>
          <w:noProof/>
          <w:color w:val="00B0F0"/>
        </w:rPr>
        <w:t>交互逻辑：</w:t>
      </w:r>
    </w:p>
    <w:p w:rsidR="00B448CC" w:rsidRDefault="00875E48" w:rsidP="003D0C95">
      <w:pPr>
        <w:pStyle w:val="aff2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调用前置摄像头，</w:t>
      </w:r>
      <w:r w:rsidR="00B448CC">
        <w:rPr>
          <w:rFonts w:hint="eastAsia"/>
          <w:bCs/>
        </w:rPr>
        <w:t>点击拍摄按钮，抓取照片，然后自动上传调用接口校验；</w:t>
      </w:r>
    </w:p>
    <w:p w:rsidR="00B448CC" w:rsidRDefault="00B448CC" w:rsidP="003D0C95">
      <w:pPr>
        <w:pStyle w:val="aff2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如耗时较长，可增加弹框提示：比对中，请耐心；</w:t>
      </w:r>
    </w:p>
    <w:p w:rsidR="00B448CC" w:rsidRDefault="00B448CC" w:rsidP="003D0C95">
      <w:pPr>
        <w:pStyle w:val="aff2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错误提示，均为弹框提示，具体如下：</w:t>
      </w:r>
    </w:p>
    <w:p w:rsidR="00B448CC" w:rsidRDefault="00B448CC" w:rsidP="00B448CC">
      <w:pPr>
        <w:pStyle w:val="aff2"/>
        <w:ind w:left="420" w:firstLineChars="0" w:firstLine="0"/>
        <w:rPr>
          <w:bCs/>
        </w:rPr>
      </w:pPr>
      <w:r>
        <w:rPr>
          <w:rFonts w:hint="eastAsia"/>
          <w:bCs/>
        </w:rPr>
        <w:t>照片不清晰，提示：照片质量不合格，请重新上传；</w:t>
      </w:r>
    </w:p>
    <w:p w:rsidR="00B448CC" w:rsidRDefault="00B448CC" w:rsidP="00B448CC">
      <w:pPr>
        <w:pStyle w:val="aff2"/>
        <w:ind w:left="420" w:firstLineChars="0" w:firstLine="0"/>
        <w:rPr>
          <w:bCs/>
        </w:rPr>
      </w:pPr>
      <w:r>
        <w:rPr>
          <w:rFonts w:hint="eastAsia"/>
          <w:bCs/>
        </w:rPr>
        <w:t>照片不能判断为同一人或能判断为不同人，提示：系统判断您不是xx（</w:t>
      </w:r>
      <w:r w:rsidRPr="00B448CC">
        <w:rPr>
          <w:rFonts w:hint="eastAsia"/>
          <w:bCs/>
          <w:color w:val="FF0000"/>
        </w:rPr>
        <w:t>姓名</w:t>
      </w:r>
      <w:r>
        <w:rPr>
          <w:rFonts w:hint="eastAsia"/>
          <w:bCs/>
        </w:rPr>
        <w:t>）；</w:t>
      </w:r>
    </w:p>
    <w:p w:rsidR="00B448CC" w:rsidRDefault="00B448CC" w:rsidP="00B448CC">
      <w:pPr>
        <w:pStyle w:val="aff2"/>
        <w:ind w:left="420" w:firstLineChars="0" w:firstLine="0"/>
        <w:rPr>
          <w:bCs/>
        </w:rPr>
      </w:pPr>
      <w:r>
        <w:rPr>
          <w:rFonts w:hint="eastAsia"/>
          <w:bCs/>
        </w:rPr>
        <w:t>库中无此人照片，提示：</w:t>
      </w:r>
      <w:r w:rsidR="002E36B3">
        <w:rPr>
          <w:rFonts w:hint="eastAsia"/>
          <w:bCs/>
        </w:rPr>
        <w:t>库中无您的照片，暂无法比对；（</w:t>
      </w:r>
      <w:r w:rsidR="002E36B3" w:rsidRPr="002E36B3">
        <w:rPr>
          <w:rFonts w:hint="eastAsia"/>
          <w:bCs/>
          <w:color w:val="FF0000"/>
        </w:rPr>
        <w:t>公安比对接口，情况少见</w:t>
      </w:r>
      <w:r w:rsidR="002E36B3">
        <w:rPr>
          <w:rFonts w:hint="eastAsia"/>
          <w:bCs/>
        </w:rPr>
        <w:t>）；</w:t>
      </w:r>
    </w:p>
    <w:p w:rsidR="002E36B3" w:rsidRPr="002E36B3" w:rsidRDefault="002E36B3" w:rsidP="003D0C95">
      <w:pPr>
        <w:pStyle w:val="aff2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比对为同一人，则自动跳转到成功页面；</w:t>
      </w:r>
    </w:p>
    <w:p w:rsidR="002E36B3" w:rsidRPr="002E36B3" w:rsidRDefault="002E36B3" w:rsidP="002E36B3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3279ED62" wp14:editId="75D22B18">
            <wp:extent cx="2837978" cy="5078895"/>
            <wp:effectExtent l="19050" t="19050" r="19685" b="266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3888" cy="5089472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1277" w:rsidRDefault="002E36B3" w:rsidP="003D0C95">
      <w:pPr>
        <w:pStyle w:val="aff2"/>
        <w:numPr>
          <w:ilvl w:val="0"/>
          <w:numId w:val="30"/>
        </w:numPr>
        <w:ind w:firstLineChars="0"/>
        <w:rPr>
          <w:bCs/>
        </w:rPr>
      </w:pPr>
      <w:r w:rsidRPr="00341277">
        <w:rPr>
          <w:rFonts w:hint="eastAsia"/>
          <w:bCs/>
        </w:rPr>
        <w:t>提示账号名为注册时验证的号码，点击立即登录系统自动登录系统；</w:t>
      </w:r>
    </w:p>
    <w:p w:rsidR="00677A6A" w:rsidRPr="00677A6A" w:rsidRDefault="00677A6A" w:rsidP="00677A6A"/>
    <w:p w:rsidR="00677A6A" w:rsidRPr="00874D8D" w:rsidRDefault="00677A6A" w:rsidP="00677A6A"/>
    <w:p w:rsidR="00A25B7B" w:rsidRPr="00A25B7B" w:rsidRDefault="00BC5067" w:rsidP="00BC5067">
      <w:pPr>
        <w:spacing w:before="0" w:after="160"/>
      </w:pPr>
      <w:r>
        <w:br w:type="page"/>
      </w:r>
    </w:p>
    <w:p w:rsidR="00A978A6" w:rsidRDefault="00A978A6" w:rsidP="00677A6A">
      <w:pPr>
        <w:pStyle w:val="3"/>
      </w:pPr>
      <w:bookmarkStart w:id="6" w:name="_Toc18253550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</w:rPr>
        <w:t>企业账号注册</w:t>
      </w:r>
      <w:bookmarkEnd w:id="6"/>
    </w:p>
    <w:p w:rsidR="00BC5067" w:rsidRPr="00BC5067" w:rsidRDefault="00BC5067" w:rsidP="00BC5067">
      <w:r w:rsidRPr="00BC5067">
        <w:rPr>
          <w:rFonts w:hint="eastAsia"/>
          <w:color w:val="0070C0"/>
        </w:rPr>
        <w:t>原型设计：</w:t>
      </w:r>
      <w:r>
        <w:rPr>
          <w:rFonts w:hint="eastAsia"/>
        </w:rPr>
        <w:t>企业注册</w:t>
      </w:r>
    </w:p>
    <w:p w:rsidR="00BC5067" w:rsidRDefault="00BC5067" w:rsidP="00BC5067">
      <w:r>
        <w:rPr>
          <w:noProof/>
        </w:rPr>
        <w:drawing>
          <wp:inline distT="0" distB="0" distL="0" distR="0" wp14:anchorId="75D90FA0" wp14:editId="2339732C">
            <wp:extent cx="3012385" cy="5355350"/>
            <wp:effectExtent l="19050" t="19050" r="17145" b="171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4719" cy="537727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5067" w:rsidRPr="00BC5067" w:rsidRDefault="00BC5067" w:rsidP="00BC5067">
      <w:pPr>
        <w:rPr>
          <w:color w:val="0070C0"/>
        </w:rPr>
      </w:pPr>
      <w:r w:rsidRPr="00BC5067">
        <w:rPr>
          <w:rFonts w:hint="eastAsia"/>
          <w:color w:val="0070C0"/>
        </w:rPr>
        <w:t>交互设计：</w:t>
      </w:r>
    </w:p>
    <w:p w:rsidR="00BC5067" w:rsidRPr="00A978A6" w:rsidRDefault="00BC5067" w:rsidP="003D0C95">
      <w:pPr>
        <w:pStyle w:val="aff2"/>
        <w:numPr>
          <w:ilvl w:val="0"/>
          <w:numId w:val="21"/>
        </w:numPr>
        <w:ind w:firstLineChars="0"/>
        <w:rPr>
          <w:bCs/>
        </w:rPr>
      </w:pPr>
      <w:r>
        <w:rPr>
          <w:rFonts w:hint="eastAsia"/>
          <w:bCs/>
        </w:rPr>
        <w:t>企业账号暂不能在app上注册，仅提示前往P</w:t>
      </w:r>
      <w:r>
        <w:rPr>
          <w:bCs/>
        </w:rPr>
        <w:t>C</w:t>
      </w:r>
      <w:r>
        <w:rPr>
          <w:rFonts w:hint="eastAsia"/>
          <w:bCs/>
        </w:rPr>
        <w:t>端注册</w:t>
      </w:r>
      <w:r w:rsidRPr="00A978A6">
        <w:rPr>
          <w:rFonts w:hint="eastAsia"/>
          <w:bCs/>
        </w:rPr>
        <w:t>；</w:t>
      </w:r>
    </w:p>
    <w:p w:rsidR="00BC5067" w:rsidRPr="00BC5067" w:rsidRDefault="00BC5067" w:rsidP="003D0C95">
      <w:pPr>
        <w:pStyle w:val="aff2"/>
        <w:numPr>
          <w:ilvl w:val="0"/>
          <w:numId w:val="21"/>
        </w:numPr>
        <w:ind w:firstLineChars="0"/>
        <w:rPr>
          <w:bCs/>
        </w:rPr>
      </w:pPr>
      <w:r w:rsidRPr="00BC5067">
        <w:rPr>
          <w:rFonts w:hint="eastAsia"/>
          <w:bCs/>
        </w:rPr>
        <w:t>P</w:t>
      </w:r>
      <w:r w:rsidRPr="00BC5067">
        <w:rPr>
          <w:bCs/>
        </w:rPr>
        <w:t>C</w:t>
      </w:r>
      <w:r w:rsidRPr="00BC5067">
        <w:rPr>
          <w:rFonts w:hint="eastAsia"/>
          <w:bCs/>
        </w:rPr>
        <w:t>端链接地址当前不可确定，需在内蒙古上线后方可确认，此页面做成h</w:t>
      </w:r>
      <w:r w:rsidRPr="00BC5067">
        <w:rPr>
          <w:bCs/>
        </w:rPr>
        <w:t>5</w:t>
      </w:r>
      <w:r w:rsidRPr="00BC5067">
        <w:rPr>
          <w:rFonts w:hint="eastAsia"/>
          <w:bCs/>
        </w:rPr>
        <w:t>的页面，后期可方便更新链接地址；</w:t>
      </w:r>
    </w:p>
    <w:p w:rsidR="00A25B7B" w:rsidRPr="00A978A6" w:rsidRDefault="00FB1005" w:rsidP="00FB1005">
      <w:pPr>
        <w:spacing w:before="0" w:after="160"/>
      </w:pPr>
      <w:r>
        <w:br w:type="page"/>
      </w:r>
    </w:p>
    <w:p w:rsidR="00854960" w:rsidRDefault="001169A7" w:rsidP="008272E2">
      <w:pPr>
        <w:pStyle w:val="3"/>
      </w:pPr>
      <w:bookmarkStart w:id="7" w:name="_Toc17388300"/>
      <w:bookmarkStart w:id="8" w:name="_Toc18253551"/>
      <w:r>
        <w:rPr>
          <w:rFonts w:hint="eastAsia"/>
          <w:lang w:val="zh-CN"/>
        </w:rPr>
        <w:lastRenderedPageBreak/>
        <w:t>功能</w:t>
      </w:r>
      <w:r w:rsidRPr="00040CD3">
        <w:t>：</w:t>
      </w:r>
      <w:bookmarkEnd w:id="7"/>
      <w:r w:rsidR="00A25B7B">
        <w:rPr>
          <w:rFonts w:hint="eastAsia"/>
        </w:rPr>
        <w:t>账号登录</w:t>
      </w:r>
      <w:bookmarkEnd w:id="8"/>
    </w:p>
    <w:p w:rsidR="00FB1005" w:rsidRDefault="00523E47" w:rsidP="00FB1005">
      <w:r w:rsidRPr="00523E47">
        <w:rPr>
          <w:rFonts w:hint="eastAsia"/>
          <w:color w:val="0070C0"/>
        </w:rPr>
        <w:t>原型设计：</w:t>
      </w:r>
      <w:r>
        <w:rPr>
          <w:rFonts w:hint="eastAsia"/>
        </w:rPr>
        <w:t>账号登录</w:t>
      </w:r>
    </w:p>
    <w:p w:rsidR="00FB1005" w:rsidRDefault="00523E47" w:rsidP="00FB1005">
      <w:r>
        <w:rPr>
          <w:noProof/>
        </w:rPr>
        <w:drawing>
          <wp:inline distT="0" distB="0" distL="0" distR="0" wp14:anchorId="56D28FE0" wp14:editId="31821595">
            <wp:extent cx="2812774" cy="5014075"/>
            <wp:effectExtent l="19050" t="19050" r="26035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6712" cy="502109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65DAB" w:rsidRPr="00465DAB" w:rsidRDefault="00465DAB" w:rsidP="00FB1005">
      <w:pPr>
        <w:rPr>
          <w:color w:val="00B0F0"/>
        </w:rPr>
      </w:pPr>
      <w:r w:rsidRPr="00465DAB">
        <w:rPr>
          <w:rFonts w:hint="eastAsia"/>
          <w:color w:val="00B0F0"/>
        </w:rPr>
        <w:t>业务逻辑：</w:t>
      </w:r>
    </w:p>
    <w:p w:rsidR="00465DAB" w:rsidRDefault="00465DAB" w:rsidP="003D0C95">
      <w:pPr>
        <w:pStyle w:val="aff2"/>
        <w:numPr>
          <w:ilvl w:val="0"/>
          <w:numId w:val="31"/>
        </w:numPr>
        <w:ind w:firstLineChars="0"/>
      </w:pPr>
      <w:r>
        <w:rPr>
          <w:rFonts w:hint="eastAsia"/>
        </w:rPr>
        <w:t>账号登录后，如不退出登录，登录状态可维持1个月；</w:t>
      </w:r>
    </w:p>
    <w:p w:rsidR="00465DAB" w:rsidRDefault="00465DAB" w:rsidP="003D0C95">
      <w:pPr>
        <w:pStyle w:val="aff2"/>
        <w:numPr>
          <w:ilvl w:val="0"/>
          <w:numId w:val="31"/>
        </w:numPr>
        <w:ind w:firstLineChars="0"/>
      </w:pPr>
      <w:r>
        <w:rPr>
          <w:rFonts w:hint="eastAsia"/>
        </w:rPr>
        <w:t>如账号退出登录，登录界面上显示退出前的账号名，下次登录可直接输入密码；方便</w:t>
      </w:r>
      <w:r w:rsidR="00DC345F">
        <w:rPr>
          <w:rFonts w:hint="eastAsia"/>
        </w:rPr>
        <w:t>操作</w:t>
      </w:r>
      <w:r>
        <w:rPr>
          <w:rFonts w:hint="eastAsia"/>
        </w:rPr>
        <w:t>；</w:t>
      </w:r>
    </w:p>
    <w:p w:rsidR="00153E38" w:rsidRDefault="00153E38" w:rsidP="003D0C95">
      <w:pPr>
        <w:pStyle w:val="aff2"/>
        <w:numPr>
          <w:ilvl w:val="0"/>
          <w:numId w:val="31"/>
        </w:numPr>
        <w:ind w:firstLineChars="0"/>
      </w:pPr>
      <w:r>
        <w:rPr>
          <w:rFonts w:hint="eastAsia"/>
        </w:rPr>
        <w:t>如果身份证号1</w:t>
      </w:r>
      <w:r>
        <w:t>35</w:t>
      </w:r>
      <w:r>
        <w:rPr>
          <w:rFonts w:hint="eastAsia"/>
        </w:rPr>
        <w:t>已被员工账号A认证，后续又被账号B认证，则账号A解除与身份证号1</w:t>
      </w:r>
      <w:r>
        <w:t>35</w:t>
      </w:r>
      <w:r>
        <w:rPr>
          <w:rFonts w:hint="eastAsia"/>
        </w:rPr>
        <w:t>的认证关联，下次登录后需要重新认证；</w:t>
      </w:r>
    </w:p>
    <w:p w:rsidR="00523E47" w:rsidRPr="00523E47" w:rsidRDefault="00523E47" w:rsidP="00FB1005">
      <w:pPr>
        <w:rPr>
          <w:color w:val="00B0F0"/>
        </w:rPr>
      </w:pPr>
      <w:r w:rsidRPr="00523E47">
        <w:rPr>
          <w:rFonts w:hint="eastAsia"/>
          <w:color w:val="00B0F0"/>
        </w:rPr>
        <w:t>交互设计：</w:t>
      </w:r>
    </w:p>
    <w:p w:rsidR="00523E47" w:rsidRDefault="00523E47" w:rsidP="00DC345F">
      <w:pPr>
        <w:pStyle w:val="aff2"/>
        <w:numPr>
          <w:ilvl w:val="0"/>
          <w:numId w:val="2"/>
        </w:numPr>
        <w:ind w:firstLineChars="0"/>
      </w:pPr>
      <w:r>
        <w:rPr>
          <w:rFonts w:hint="eastAsia"/>
        </w:rPr>
        <w:t>用户启动A</w:t>
      </w:r>
      <w:r>
        <w:t>PP</w:t>
      </w:r>
      <w:r>
        <w:rPr>
          <w:rFonts w:hint="eastAsia"/>
        </w:rPr>
        <w:t>如当前状态属于未登录，默认进入登录页面</w:t>
      </w:r>
      <w:r w:rsidR="00465DAB">
        <w:rPr>
          <w:rFonts w:hint="eastAsia"/>
        </w:rPr>
        <w:t>；</w:t>
      </w:r>
    </w:p>
    <w:p w:rsidR="00523E47" w:rsidRDefault="00523E47" w:rsidP="00523E47">
      <w:pPr>
        <w:pStyle w:val="aff2"/>
        <w:numPr>
          <w:ilvl w:val="0"/>
          <w:numId w:val="2"/>
        </w:numPr>
        <w:ind w:firstLineChars="0"/>
      </w:pPr>
      <w:r>
        <w:rPr>
          <w:rFonts w:hint="eastAsia"/>
        </w:rPr>
        <w:t>账号名称：</w:t>
      </w:r>
      <w:r w:rsidR="00DC345F">
        <w:rPr>
          <w:rFonts w:hint="eastAsia"/>
        </w:rPr>
        <w:t>员工账号密保</w:t>
      </w:r>
      <w:r>
        <w:rPr>
          <w:rFonts w:hint="eastAsia"/>
        </w:rPr>
        <w:t>手机号或企业注册后生成的企业账号；</w:t>
      </w:r>
    </w:p>
    <w:p w:rsidR="00523E47" w:rsidRDefault="00523E47" w:rsidP="00523E47">
      <w:pPr>
        <w:pStyle w:val="aff2"/>
        <w:numPr>
          <w:ilvl w:val="0"/>
          <w:numId w:val="2"/>
        </w:numPr>
        <w:ind w:firstLineChars="0"/>
      </w:pPr>
      <w:r>
        <w:rPr>
          <w:rFonts w:hint="eastAsia"/>
        </w:rPr>
        <w:t>登录密码：输入登录密码，以*</w:t>
      </w:r>
      <w:r>
        <w:t>*****</w:t>
      </w:r>
      <w:r>
        <w:rPr>
          <w:rFonts w:hint="eastAsia"/>
        </w:rPr>
        <w:t>的形式展示，不提供明文密码的功能；</w:t>
      </w:r>
    </w:p>
    <w:p w:rsidR="00523E47" w:rsidRDefault="00523E47" w:rsidP="00523E47">
      <w:pPr>
        <w:pStyle w:val="aff2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点击登录按钮后，验证用户名是否正在以及用户密码是否匹配，如不存在或者不匹配，统一的错误提示为：登录密码错误，请重新输入。</w:t>
      </w:r>
    </w:p>
    <w:p w:rsidR="00153E38" w:rsidRPr="00153E38" w:rsidRDefault="00153E38" w:rsidP="00523E47">
      <w:pPr>
        <w:pStyle w:val="aff2"/>
        <w:numPr>
          <w:ilvl w:val="0"/>
          <w:numId w:val="2"/>
        </w:numPr>
        <w:ind w:firstLineChars="0"/>
        <w:rPr>
          <w:color w:val="FF0000"/>
        </w:rPr>
      </w:pPr>
      <w:r w:rsidRPr="00153E38">
        <w:rPr>
          <w:rFonts w:hint="eastAsia"/>
          <w:color w:val="FF0000"/>
        </w:rPr>
        <w:t>如员工账号解除了与身份证号的关联，则登录成功之后需要重新认证，直接跳转到实名认证的界面，需要上传身份证、确认身份信息、人脸认证完成实名认证步骤，方可进入到首页；</w:t>
      </w:r>
    </w:p>
    <w:p w:rsidR="00523E47" w:rsidRDefault="00523E47" w:rsidP="00523E47">
      <w:pPr>
        <w:pStyle w:val="aff2"/>
        <w:numPr>
          <w:ilvl w:val="0"/>
          <w:numId w:val="2"/>
        </w:numPr>
        <w:ind w:firstLineChars="0"/>
      </w:pPr>
      <w:r>
        <w:rPr>
          <w:rFonts w:hint="eastAsia"/>
        </w:rPr>
        <w:t>账号密码验证通过后，直接跳转至首页；</w:t>
      </w:r>
    </w:p>
    <w:p w:rsidR="00523E47" w:rsidRDefault="00523E47" w:rsidP="00523E47">
      <w:pPr>
        <w:pStyle w:val="aff2"/>
        <w:numPr>
          <w:ilvl w:val="0"/>
          <w:numId w:val="2"/>
        </w:numPr>
        <w:ind w:firstLineChars="0"/>
      </w:pPr>
      <w:r>
        <w:rPr>
          <w:rFonts w:hint="eastAsia"/>
        </w:rPr>
        <w:t>点击注册账号跳转至账号注册页面；</w:t>
      </w:r>
    </w:p>
    <w:p w:rsidR="00523E47" w:rsidRDefault="00523E47" w:rsidP="00523E47">
      <w:pPr>
        <w:pStyle w:val="aff2"/>
        <w:numPr>
          <w:ilvl w:val="0"/>
          <w:numId w:val="2"/>
        </w:numPr>
        <w:ind w:firstLineChars="0"/>
      </w:pPr>
      <w:r>
        <w:rPr>
          <w:rFonts w:hint="eastAsia"/>
        </w:rPr>
        <w:t>点击忘记密码跳转至找回密码页面；</w:t>
      </w:r>
    </w:p>
    <w:p w:rsidR="00523E47" w:rsidRPr="00FB1005" w:rsidRDefault="00523E47" w:rsidP="00FB1005"/>
    <w:p w:rsidR="008F2D98" w:rsidRDefault="008F2D98" w:rsidP="00A25B7B"/>
    <w:p w:rsidR="00A25B7B" w:rsidRPr="00A25B7B" w:rsidRDefault="008F2D98" w:rsidP="00C55C85">
      <w:pPr>
        <w:spacing w:before="0" w:after="160"/>
      </w:pPr>
      <w:r>
        <w:br w:type="page"/>
      </w:r>
    </w:p>
    <w:p w:rsidR="00A25B7B" w:rsidRDefault="00A25B7B" w:rsidP="00C55C85">
      <w:pPr>
        <w:pStyle w:val="3"/>
      </w:pPr>
      <w:bookmarkStart w:id="9" w:name="_Toc18253552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</w:rPr>
        <w:t>找回密码</w:t>
      </w:r>
      <w:bookmarkEnd w:id="9"/>
    </w:p>
    <w:p w:rsidR="000D7B17" w:rsidRDefault="000D7B17" w:rsidP="000D7B17">
      <w:r>
        <w:rPr>
          <w:noProof/>
        </w:rPr>
        <w:drawing>
          <wp:inline distT="0" distB="0" distL="0" distR="0" wp14:anchorId="0D0B7FF9" wp14:editId="0D3923B7">
            <wp:extent cx="5943600" cy="401256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17" w:rsidRPr="000D7B17" w:rsidRDefault="000D7B17" w:rsidP="000D7B17">
      <w:pPr>
        <w:rPr>
          <w:color w:val="00B0F0"/>
        </w:rPr>
      </w:pPr>
      <w:r w:rsidRPr="000D7B17">
        <w:rPr>
          <w:rFonts w:hint="eastAsia"/>
          <w:color w:val="00B0F0"/>
        </w:rPr>
        <w:t>业务逻辑：</w:t>
      </w:r>
    </w:p>
    <w:p w:rsidR="000D7B17" w:rsidRDefault="000D7B17" w:rsidP="003D0C95">
      <w:pPr>
        <w:pStyle w:val="aff2"/>
        <w:numPr>
          <w:ilvl w:val="0"/>
          <w:numId w:val="37"/>
        </w:numPr>
        <w:ind w:firstLineChars="0"/>
      </w:pPr>
      <w:r>
        <w:rPr>
          <w:rFonts w:hint="eastAsia"/>
        </w:rPr>
        <w:t>仅支持员工账号找回密码；</w:t>
      </w:r>
    </w:p>
    <w:p w:rsidR="000D7B17" w:rsidRDefault="000D7B17" w:rsidP="003D0C95">
      <w:pPr>
        <w:pStyle w:val="aff2"/>
        <w:numPr>
          <w:ilvl w:val="0"/>
          <w:numId w:val="37"/>
        </w:numPr>
        <w:ind w:firstLineChars="0"/>
      </w:pPr>
      <w:r>
        <w:rPr>
          <w:rFonts w:hint="eastAsia"/>
        </w:rPr>
        <w:t>手机号为员工账号的密保手机号；</w:t>
      </w:r>
    </w:p>
    <w:p w:rsidR="000D7B17" w:rsidRDefault="000D7B17" w:rsidP="003D0C95">
      <w:pPr>
        <w:pStyle w:val="aff2"/>
        <w:numPr>
          <w:ilvl w:val="0"/>
          <w:numId w:val="37"/>
        </w:numPr>
        <w:ind w:firstLineChars="0"/>
      </w:pPr>
      <w:r>
        <w:rPr>
          <w:rFonts w:hint="eastAsia"/>
        </w:rPr>
        <w:t>验证码：有效时间为</w:t>
      </w:r>
      <w:r>
        <w:t>5</w:t>
      </w:r>
      <w:r>
        <w:rPr>
          <w:rFonts w:hint="eastAsia"/>
        </w:rPr>
        <w:t>分钟，规则:</w:t>
      </w:r>
      <w:r>
        <w:t>6</w:t>
      </w:r>
      <w:r>
        <w:rPr>
          <w:rFonts w:hint="eastAsia"/>
        </w:rPr>
        <w:t>位数字0-9；每60秒可重新获取一次，如第二次点击获取验证码，则上一条验证码失效</w:t>
      </w:r>
      <w:r w:rsidR="00D46057">
        <w:rPr>
          <w:rFonts w:hint="eastAsia"/>
        </w:rPr>
        <w:t>；</w:t>
      </w:r>
    </w:p>
    <w:p w:rsidR="000D7B17" w:rsidRDefault="000D7B17" w:rsidP="003D0C95">
      <w:pPr>
        <w:pStyle w:val="aff2"/>
        <w:numPr>
          <w:ilvl w:val="0"/>
          <w:numId w:val="37"/>
        </w:numPr>
        <w:ind w:firstLineChars="0"/>
      </w:pPr>
      <w:r>
        <w:rPr>
          <w:rFonts w:hint="eastAsia"/>
        </w:rPr>
        <w:t>密码规则：6-18位数字、符号（不包含空格）、26个英文字母、英文字母区分大小写</w:t>
      </w:r>
      <w:r w:rsidR="00D46057">
        <w:rPr>
          <w:rFonts w:hint="eastAsia"/>
        </w:rPr>
        <w:t>；</w:t>
      </w:r>
    </w:p>
    <w:p w:rsidR="00D8490C" w:rsidRDefault="00D8490C" w:rsidP="00D8490C">
      <w:pPr>
        <w:pStyle w:val="aff2"/>
        <w:ind w:left="360" w:firstLineChars="0" w:firstLine="0"/>
      </w:pPr>
    </w:p>
    <w:p w:rsidR="000D7B17" w:rsidRPr="000D7B17" w:rsidRDefault="000D7B17" w:rsidP="000D7B17">
      <w:pPr>
        <w:rPr>
          <w:color w:val="00B0F0"/>
        </w:rPr>
      </w:pPr>
      <w:r w:rsidRPr="000D7B17">
        <w:rPr>
          <w:rFonts w:hint="eastAsia"/>
          <w:color w:val="00B0F0"/>
        </w:rPr>
        <w:t>交互逻辑：</w:t>
      </w:r>
    </w:p>
    <w:p w:rsidR="000D7B17" w:rsidRDefault="000D7B17" w:rsidP="000D7B17">
      <w:pPr>
        <w:rPr>
          <w:b/>
          <w:bCs/>
          <w:color w:val="262626" w:themeColor="text1" w:themeTint="D9"/>
        </w:rPr>
      </w:pPr>
      <w:r>
        <w:rPr>
          <w:rFonts w:hint="eastAsia"/>
          <w:b/>
          <w:bCs/>
          <w:color w:val="262626" w:themeColor="text1" w:themeTint="D9"/>
        </w:rPr>
        <w:t>步骤</w:t>
      </w:r>
      <w:r>
        <w:rPr>
          <w:b/>
          <w:bCs/>
          <w:color w:val="262626" w:themeColor="text1" w:themeTint="D9"/>
        </w:rPr>
        <w:t>1</w:t>
      </w:r>
      <w:r>
        <w:rPr>
          <w:rFonts w:hint="eastAsia"/>
          <w:b/>
          <w:bCs/>
          <w:color w:val="262626" w:themeColor="text1" w:themeTint="D9"/>
        </w:rPr>
        <w:t>：验证手机号</w:t>
      </w:r>
    </w:p>
    <w:p w:rsidR="00E0092B" w:rsidRPr="00E0092B" w:rsidRDefault="00E0092B" w:rsidP="003D0C95">
      <w:pPr>
        <w:pStyle w:val="aff2"/>
        <w:numPr>
          <w:ilvl w:val="0"/>
          <w:numId w:val="38"/>
        </w:numPr>
        <w:ind w:firstLineChars="0"/>
        <w:rPr>
          <w:color w:val="262626" w:themeColor="text1" w:themeTint="D9"/>
        </w:rPr>
      </w:pPr>
      <w:r w:rsidRPr="00E0092B">
        <w:rPr>
          <w:rFonts w:hint="eastAsia"/>
          <w:color w:val="262626" w:themeColor="text1" w:themeTint="D9"/>
        </w:rPr>
        <w:t>手机号</w:t>
      </w:r>
    </w:p>
    <w:p w:rsidR="00E0092B" w:rsidRDefault="00E0092B" w:rsidP="003D0C95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t>仅允许输入以1</w:t>
      </w:r>
      <w:r>
        <w:t>3</w:t>
      </w:r>
      <w:r>
        <w:rPr>
          <w:rFonts w:hint="eastAsia"/>
        </w:rPr>
        <w:t>、1</w:t>
      </w:r>
      <w:r>
        <w:t>4</w:t>
      </w:r>
      <w:r>
        <w:rPr>
          <w:rFonts w:hint="eastAsia"/>
        </w:rPr>
        <w:t>、1</w:t>
      </w:r>
      <w:r>
        <w:t>5</w:t>
      </w:r>
      <w:r>
        <w:rPr>
          <w:rFonts w:hint="eastAsia"/>
        </w:rPr>
        <w:t>、1</w:t>
      </w:r>
      <w:r>
        <w:t>6</w:t>
      </w:r>
      <w:r>
        <w:rPr>
          <w:rFonts w:hint="eastAsia"/>
        </w:rPr>
        <w:t>、1</w:t>
      </w:r>
      <w:r>
        <w:t>7</w:t>
      </w:r>
      <w:r>
        <w:rPr>
          <w:rFonts w:hint="eastAsia"/>
        </w:rPr>
        <w:t>、1</w:t>
      </w:r>
      <w:r>
        <w:t>8</w:t>
      </w:r>
      <w:r>
        <w:rPr>
          <w:rFonts w:hint="eastAsia"/>
        </w:rPr>
        <w:t>、1</w:t>
      </w:r>
      <w:r>
        <w:t>9</w:t>
      </w:r>
      <w:r>
        <w:rPr>
          <w:rFonts w:hint="eastAsia"/>
        </w:rPr>
        <w:t>开头的1</w:t>
      </w:r>
      <w:r>
        <w:t>1</w:t>
      </w:r>
      <w:r>
        <w:rPr>
          <w:rFonts w:hint="eastAsia"/>
        </w:rPr>
        <w:t>位纯数字，不符合以上要求的提示：手机号格式错误；</w:t>
      </w:r>
    </w:p>
    <w:p w:rsidR="00E0092B" w:rsidRDefault="00E0092B" w:rsidP="003D0C95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t>手机号未注册，提示：手机号未注册，请先注册；</w:t>
      </w:r>
    </w:p>
    <w:p w:rsidR="00E0092B" w:rsidRDefault="00E0092B" w:rsidP="00E0092B">
      <w:pPr>
        <w:pStyle w:val="aff2"/>
        <w:ind w:left="840" w:firstLineChars="0" w:firstLine="0"/>
      </w:pPr>
    </w:p>
    <w:p w:rsidR="00E0092B" w:rsidRDefault="00E0092B" w:rsidP="003D0C95">
      <w:pPr>
        <w:pStyle w:val="aff2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验证码：</w:t>
      </w:r>
    </w:p>
    <w:p w:rsidR="00E0092B" w:rsidRDefault="00E0092B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获取验证码：用户未输入手机号前，该按钮点击后提示：请先输入手机号；</w:t>
      </w:r>
    </w:p>
    <w:p w:rsidR="00E0092B" w:rsidRDefault="00E0092B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点击获取验证码按钮后会给用户输入的手机号发送6位数的验证码，验证码的生成规则可由研发自定；</w:t>
      </w:r>
    </w:p>
    <w:p w:rsidR="00E0092B" w:rsidRDefault="00E0092B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验证码：仅允许输入6位数的纯数字，如输入的验证码错误或非6位数纯数字，在点击下一步按钮时验证，并提示验证码错误；</w:t>
      </w:r>
    </w:p>
    <w:p w:rsidR="00E0092B" w:rsidRDefault="00E0092B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验证码有效期为5分钟；</w:t>
      </w:r>
    </w:p>
    <w:p w:rsidR="00E0092B" w:rsidRDefault="00E0092B" w:rsidP="003D0C95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验证码发送有6</w:t>
      </w:r>
      <w:r>
        <w:t>0</w:t>
      </w:r>
      <w:r>
        <w:rPr>
          <w:rFonts w:hint="eastAsia"/>
        </w:rPr>
        <w:t>s倒计时，倒计时结束后可重新发送验证码；</w:t>
      </w:r>
    </w:p>
    <w:p w:rsidR="007360C5" w:rsidRDefault="007360C5" w:rsidP="007360C5">
      <w:pPr>
        <w:pStyle w:val="aff2"/>
        <w:ind w:left="840" w:firstLineChars="0" w:firstLine="0"/>
      </w:pPr>
    </w:p>
    <w:p w:rsidR="000D7B17" w:rsidRPr="00845E99" w:rsidRDefault="00E0092B" w:rsidP="000D7B17">
      <w:pPr>
        <w:rPr>
          <w:b/>
          <w:color w:val="262626" w:themeColor="text1" w:themeTint="D9"/>
        </w:rPr>
      </w:pPr>
      <w:r>
        <w:rPr>
          <w:rFonts w:hint="eastAsia"/>
          <w:b/>
          <w:color w:val="262626" w:themeColor="text1" w:themeTint="D9"/>
        </w:rPr>
        <w:t>步骤二：</w:t>
      </w:r>
      <w:r w:rsidR="000D7B17" w:rsidRPr="00845E99">
        <w:rPr>
          <w:rFonts w:hint="eastAsia"/>
          <w:b/>
          <w:color w:val="262626" w:themeColor="text1" w:themeTint="D9"/>
        </w:rPr>
        <w:t>新密码输入</w:t>
      </w:r>
    </w:p>
    <w:p w:rsidR="000D7B17" w:rsidRDefault="000D7B17" w:rsidP="003D0C95">
      <w:pPr>
        <w:pStyle w:val="aff2"/>
        <w:numPr>
          <w:ilvl w:val="0"/>
          <w:numId w:val="36"/>
        </w:numPr>
        <w:ind w:firstLineChars="0"/>
      </w:pPr>
      <w:r>
        <w:rPr>
          <w:rFonts w:hint="eastAsia"/>
        </w:rPr>
        <w:t>两次密码不一致点击保存修改提示：两次填写密码不一致</w:t>
      </w:r>
    </w:p>
    <w:p w:rsidR="000D7B17" w:rsidRDefault="000D7B17" w:rsidP="003D0C95">
      <w:pPr>
        <w:pStyle w:val="aff2"/>
        <w:numPr>
          <w:ilvl w:val="0"/>
          <w:numId w:val="36"/>
        </w:numPr>
        <w:ind w:firstLineChars="0"/>
      </w:pPr>
      <w:r>
        <w:rPr>
          <w:rFonts w:hint="eastAsia"/>
        </w:rPr>
        <w:t>点击保存修改后跳转至登录页面</w:t>
      </w:r>
    </w:p>
    <w:p w:rsidR="000D7B17" w:rsidRPr="000D7B17" w:rsidRDefault="000D7B17" w:rsidP="000D7B17"/>
    <w:p w:rsidR="00C55C85" w:rsidRDefault="00C55C85" w:rsidP="00C55C85">
      <w:pPr>
        <w:spacing w:before="0" w:after="160"/>
      </w:pPr>
      <w:r>
        <w:br w:type="page"/>
      </w:r>
    </w:p>
    <w:p w:rsidR="00C55C85" w:rsidRDefault="00C55C85" w:rsidP="00C55C85">
      <w:pPr>
        <w:pStyle w:val="2"/>
      </w:pPr>
      <w:bookmarkStart w:id="10" w:name="_Toc18253553"/>
      <w:r>
        <w:rPr>
          <w:rFonts w:hint="eastAsia"/>
          <w:lang w:val="zh-CN"/>
        </w:rPr>
        <w:lastRenderedPageBreak/>
        <w:t>功能：</w:t>
      </w:r>
      <w:r>
        <w:rPr>
          <w:rFonts w:hint="eastAsia"/>
        </w:rPr>
        <w:t>首页</w:t>
      </w:r>
      <w:bookmarkEnd w:id="10"/>
    </w:p>
    <w:p w:rsidR="00C55C85" w:rsidRDefault="00C55C85" w:rsidP="00C55C85">
      <w:pPr>
        <w:pStyle w:val="3"/>
      </w:pPr>
      <w:bookmarkStart w:id="11" w:name="_Toc18253554"/>
      <w:r>
        <w:rPr>
          <w:rFonts w:hint="eastAsia"/>
          <w:lang w:val="zh-CN"/>
        </w:rPr>
        <w:t>功能：企业账号</w:t>
      </w:r>
      <w:r>
        <w:rPr>
          <w:rFonts w:hint="eastAsia"/>
        </w:rPr>
        <w:t>首页</w:t>
      </w:r>
      <w:bookmarkEnd w:id="11"/>
    </w:p>
    <w:p w:rsidR="00153E38" w:rsidRPr="00153E38" w:rsidRDefault="00153E38" w:rsidP="00153E38">
      <w:r w:rsidRPr="00153E38">
        <w:rPr>
          <w:rFonts w:hint="eastAsia"/>
          <w:color w:val="00B0F0"/>
        </w:rPr>
        <w:t>原型设计：</w:t>
      </w:r>
      <w:r>
        <w:rPr>
          <w:rFonts w:hint="eastAsia"/>
        </w:rPr>
        <w:t>企业账号首页</w:t>
      </w:r>
    </w:p>
    <w:p w:rsidR="00C55C85" w:rsidRDefault="00153E38" w:rsidP="00C55C85">
      <w:r>
        <w:rPr>
          <w:noProof/>
        </w:rPr>
        <w:drawing>
          <wp:inline distT="0" distB="0" distL="0" distR="0" wp14:anchorId="666C42B2" wp14:editId="798C9582">
            <wp:extent cx="3276600" cy="58497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2559" cy="58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48" w:rsidRPr="007A3B48" w:rsidRDefault="007A3B48" w:rsidP="00C55C85">
      <w:pPr>
        <w:rPr>
          <w:color w:val="00B0F0"/>
        </w:rPr>
      </w:pPr>
      <w:r w:rsidRPr="007A3B48">
        <w:rPr>
          <w:rFonts w:hint="eastAsia"/>
          <w:color w:val="00B0F0"/>
        </w:rPr>
        <w:t>业务逻辑：</w:t>
      </w:r>
    </w:p>
    <w:p w:rsidR="007A3B48" w:rsidRDefault="007A3B48" w:rsidP="003D0C95">
      <w:pPr>
        <w:pStyle w:val="aff2"/>
        <w:numPr>
          <w:ilvl w:val="0"/>
          <w:numId w:val="32"/>
        </w:numPr>
        <w:ind w:firstLineChars="0"/>
      </w:pPr>
      <w:r>
        <w:rPr>
          <w:rFonts w:hint="eastAsia"/>
        </w:rPr>
        <w:t>企业账号有【员工管理】、【预警中心】、【企业信息】三个功能权限；</w:t>
      </w:r>
      <w:r w:rsidR="00E776B1" w:rsidRPr="00057DAF">
        <w:rPr>
          <w:rFonts w:hint="eastAsia"/>
          <w:color w:val="FF0000"/>
        </w:rPr>
        <w:t>功能权限从服务端读取</w:t>
      </w:r>
      <w:r w:rsidR="00057DAF" w:rsidRPr="00057DAF">
        <w:rPr>
          <w:rFonts w:hint="eastAsia"/>
          <w:color w:val="FF0000"/>
        </w:rPr>
        <w:t>，企业账号权限可以不同</w:t>
      </w:r>
      <w:r w:rsidR="00E776B1">
        <w:rPr>
          <w:rFonts w:hint="eastAsia"/>
        </w:rPr>
        <w:t>；</w:t>
      </w:r>
    </w:p>
    <w:p w:rsidR="007A3B48" w:rsidRDefault="007A3B48" w:rsidP="007A3B48">
      <w:pPr>
        <w:pStyle w:val="aff2"/>
        <w:numPr>
          <w:ilvl w:val="0"/>
          <w:numId w:val="32"/>
        </w:numPr>
        <w:ind w:firstLineChars="0"/>
      </w:pPr>
      <w:r>
        <w:rPr>
          <w:rFonts w:hint="eastAsia"/>
        </w:rPr>
        <w:t>预警中心图标右上角展示状态为【未处理】的预警数量；</w:t>
      </w:r>
    </w:p>
    <w:p w:rsidR="007A3B48" w:rsidRPr="007A3B48" w:rsidRDefault="007A3B48" w:rsidP="00C55C85">
      <w:pPr>
        <w:rPr>
          <w:color w:val="00B0F0"/>
        </w:rPr>
      </w:pPr>
      <w:r w:rsidRPr="007A3B48">
        <w:rPr>
          <w:rFonts w:hint="eastAsia"/>
          <w:color w:val="00B0F0"/>
        </w:rPr>
        <w:lastRenderedPageBreak/>
        <w:t>交互设计：</w:t>
      </w:r>
    </w:p>
    <w:p w:rsidR="007A3B48" w:rsidRDefault="007A3B48" w:rsidP="003D0C95">
      <w:pPr>
        <w:pStyle w:val="aff2"/>
        <w:numPr>
          <w:ilvl w:val="0"/>
          <w:numId w:val="33"/>
        </w:numPr>
        <w:ind w:firstLineChars="0"/>
      </w:pPr>
      <w:r>
        <w:rPr>
          <w:rFonts w:hint="eastAsia"/>
        </w:rPr>
        <w:t>页面元素：包括企业默认头像、当日日期、企业名称（过长省略）、标识角色为【企业】；</w:t>
      </w:r>
    </w:p>
    <w:p w:rsidR="007A3B48" w:rsidRDefault="007A3B48" w:rsidP="003D0C95">
      <w:pPr>
        <w:pStyle w:val="aff2"/>
        <w:numPr>
          <w:ilvl w:val="0"/>
          <w:numId w:val="33"/>
        </w:numPr>
        <w:ind w:firstLineChars="0"/>
      </w:pPr>
      <w:r>
        <w:rPr>
          <w:rFonts w:hint="eastAsia"/>
        </w:rPr>
        <w:t>点击员工管理，进入到员工管理页面；</w:t>
      </w:r>
    </w:p>
    <w:p w:rsidR="007A3B48" w:rsidRDefault="007A3B48" w:rsidP="003D0C95">
      <w:pPr>
        <w:pStyle w:val="aff2"/>
        <w:numPr>
          <w:ilvl w:val="0"/>
          <w:numId w:val="33"/>
        </w:numPr>
        <w:ind w:firstLineChars="0"/>
      </w:pPr>
      <w:r>
        <w:rPr>
          <w:rFonts w:hint="eastAsia"/>
        </w:rPr>
        <w:t>点击预警中心跳转到预警中心页面；</w:t>
      </w:r>
    </w:p>
    <w:p w:rsidR="007A3B48" w:rsidRDefault="007A3B48" w:rsidP="003D0C95">
      <w:pPr>
        <w:pStyle w:val="aff2"/>
        <w:numPr>
          <w:ilvl w:val="0"/>
          <w:numId w:val="33"/>
        </w:numPr>
        <w:ind w:firstLineChars="0"/>
      </w:pPr>
      <w:r>
        <w:rPr>
          <w:rFonts w:hint="eastAsia"/>
        </w:rPr>
        <w:t>点击企业信息跳转到企业信息页面；</w:t>
      </w:r>
    </w:p>
    <w:p w:rsidR="007A3B48" w:rsidRDefault="007A3B48" w:rsidP="003D0C95">
      <w:pPr>
        <w:pStyle w:val="aff2"/>
        <w:numPr>
          <w:ilvl w:val="0"/>
          <w:numId w:val="33"/>
        </w:numPr>
        <w:ind w:firstLineChars="0"/>
      </w:pPr>
      <w:r>
        <w:rPr>
          <w:rFonts w:hint="eastAsia"/>
        </w:rPr>
        <w:t>点击左上角头像跳转到个人中心页面；</w:t>
      </w:r>
    </w:p>
    <w:p w:rsidR="00153E38" w:rsidRDefault="00153E38" w:rsidP="00C55C85"/>
    <w:p w:rsidR="00153E38" w:rsidRDefault="00153E38" w:rsidP="00153E38">
      <w:pPr>
        <w:pStyle w:val="3"/>
      </w:pPr>
      <w:bookmarkStart w:id="12" w:name="_Toc18253555"/>
      <w:r>
        <w:rPr>
          <w:rFonts w:hint="eastAsia"/>
          <w:lang w:val="zh-CN"/>
        </w:rPr>
        <w:t>功能：员工账号</w:t>
      </w:r>
      <w:r>
        <w:rPr>
          <w:rFonts w:hint="eastAsia"/>
        </w:rPr>
        <w:t>首页</w:t>
      </w:r>
      <w:bookmarkEnd w:id="12"/>
    </w:p>
    <w:p w:rsidR="00153E38" w:rsidRDefault="007A3B48" w:rsidP="00C55C85">
      <w:r w:rsidRPr="00153E38">
        <w:rPr>
          <w:rFonts w:hint="eastAsia"/>
          <w:color w:val="00B0F0"/>
        </w:rPr>
        <w:t>原型设计：</w:t>
      </w:r>
      <w:r>
        <w:rPr>
          <w:rFonts w:hint="eastAsia"/>
        </w:rPr>
        <w:t>员工账号首页</w:t>
      </w:r>
    </w:p>
    <w:p w:rsidR="007A3B48" w:rsidRDefault="007A3B48">
      <w:pPr>
        <w:spacing w:before="0" w:after="160"/>
      </w:pPr>
      <w:r>
        <w:rPr>
          <w:noProof/>
        </w:rPr>
        <w:drawing>
          <wp:inline distT="0" distB="0" distL="0" distR="0" wp14:anchorId="5F1E9648" wp14:editId="6B7838E1">
            <wp:extent cx="2757818" cy="4932680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0463" cy="49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96ED8">
        <w:rPr>
          <w:noProof/>
        </w:rPr>
        <w:drawing>
          <wp:inline distT="0" distB="0" distL="0" distR="0" wp14:anchorId="68B59D1B" wp14:editId="5DF9FC5A">
            <wp:extent cx="2682750" cy="4789583"/>
            <wp:effectExtent l="76200" t="38100" r="80010" b="1066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8940" cy="483634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  <a:effectLst>
                      <a:outerShdw blurRad="50800" dist="38100" dir="5400000" algn="t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="007A3B48" w:rsidRPr="007A3B48" w:rsidRDefault="007A3B48" w:rsidP="007A3B48">
      <w:pPr>
        <w:rPr>
          <w:color w:val="00B0F0"/>
        </w:rPr>
      </w:pPr>
      <w:r w:rsidRPr="007A3B48">
        <w:rPr>
          <w:rFonts w:hint="eastAsia"/>
          <w:color w:val="00B0F0"/>
        </w:rPr>
        <w:lastRenderedPageBreak/>
        <w:t>业务逻辑：</w:t>
      </w:r>
    </w:p>
    <w:p w:rsidR="007A3B48" w:rsidRDefault="00E641E3" w:rsidP="003D0C95">
      <w:pPr>
        <w:pStyle w:val="aff2"/>
        <w:numPr>
          <w:ilvl w:val="0"/>
          <w:numId w:val="34"/>
        </w:numPr>
        <w:ind w:firstLineChars="0"/>
      </w:pPr>
      <w:r>
        <w:rPr>
          <w:rFonts w:hint="eastAsia"/>
        </w:rPr>
        <w:t>员工</w:t>
      </w:r>
      <w:r w:rsidR="007A3B48">
        <w:rPr>
          <w:rFonts w:hint="eastAsia"/>
        </w:rPr>
        <w:t>账号有【打卡考勤】、【查看工资】、【合同签订】、【企业信息】四个功能权限；</w:t>
      </w:r>
    </w:p>
    <w:p w:rsidR="00E776B1" w:rsidRPr="00057DAF" w:rsidRDefault="00E776B1" w:rsidP="00E776B1">
      <w:pPr>
        <w:pStyle w:val="aff2"/>
        <w:ind w:left="360" w:firstLineChars="0" w:firstLine="0"/>
        <w:rPr>
          <w:color w:val="FF0000"/>
        </w:rPr>
      </w:pPr>
      <w:r w:rsidRPr="00057DAF">
        <w:rPr>
          <w:rFonts w:hint="eastAsia"/>
          <w:color w:val="FF0000"/>
        </w:rPr>
        <w:t>员工</w:t>
      </w:r>
      <w:r w:rsidR="00E641E3" w:rsidRPr="00057DAF">
        <w:rPr>
          <w:rFonts w:hint="eastAsia"/>
          <w:color w:val="FF0000"/>
        </w:rPr>
        <w:t>功能权限从服务端读取</w:t>
      </w:r>
      <w:r w:rsidR="00057DAF" w:rsidRPr="00057DAF">
        <w:rPr>
          <w:rFonts w:hint="eastAsia"/>
          <w:color w:val="FF0000"/>
        </w:rPr>
        <w:t>，根据所属企业不同，员工权限可以不同；</w:t>
      </w:r>
    </w:p>
    <w:p w:rsidR="002D39BB" w:rsidRDefault="002D39BB" w:rsidP="003D0C95">
      <w:pPr>
        <w:pStyle w:val="aff2"/>
        <w:numPr>
          <w:ilvl w:val="0"/>
          <w:numId w:val="34"/>
        </w:numPr>
        <w:ind w:firstLineChars="0"/>
        <w:rPr>
          <w:color w:val="FF0000"/>
        </w:rPr>
      </w:pPr>
      <w:r w:rsidRPr="00275314">
        <w:rPr>
          <w:rFonts w:hint="eastAsia"/>
          <w:color w:val="FF0000"/>
        </w:rPr>
        <w:t>企业切换页面展示用户</w:t>
      </w:r>
      <w:r w:rsidR="0013360C" w:rsidRPr="00275314">
        <w:rPr>
          <w:rFonts w:hint="eastAsia"/>
          <w:color w:val="FF0000"/>
        </w:rPr>
        <w:t>所有在职的企业</w:t>
      </w:r>
      <w:r w:rsidRPr="00275314">
        <w:rPr>
          <w:rFonts w:hint="eastAsia"/>
          <w:color w:val="FF0000"/>
        </w:rPr>
        <w:t>，</w:t>
      </w:r>
      <w:r w:rsidR="0013360C" w:rsidRPr="00275314">
        <w:rPr>
          <w:rFonts w:hint="eastAsia"/>
          <w:color w:val="FF0000"/>
        </w:rPr>
        <w:t>不包括已离职的企业</w:t>
      </w:r>
      <w:r w:rsidRPr="00275314">
        <w:rPr>
          <w:rFonts w:hint="eastAsia"/>
          <w:color w:val="FF0000"/>
        </w:rPr>
        <w:t>；</w:t>
      </w:r>
    </w:p>
    <w:p w:rsidR="00C15028" w:rsidRPr="00C15028" w:rsidRDefault="00C15028" w:rsidP="00C15028">
      <w:pPr>
        <w:pStyle w:val="aff2"/>
        <w:ind w:left="360" w:firstLineChars="0" w:firstLine="0"/>
      </w:pPr>
      <w:r w:rsidRPr="002D39BB">
        <w:rPr>
          <w:rFonts w:hint="eastAsia"/>
        </w:rPr>
        <w:t>首页展示企业默认加入企业时间与当前</w:t>
      </w:r>
      <w:r>
        <w:rPr>
          <w:rFonts w:hint="eastAsia"/>
        </w:rPr>
        <w:t>时间最近的1</w:t>
      </w:r>
      <w:r w:rsidRPr="002D39BB">
        <w:t>个企业。如果用户重新选择了 企业，需记录用户选择的企业，下次登录时，展示用户选择后的企业。如果用户在当前企业状态为已离职，则重新展示加入 企业时间与当前时间最近的一个</w:t>
      </w:r>
      <w:r>
        <w:rPr>
          <w:rFonts w:hint="eastAsia"/>
        </w:rPr>
        <w:t>在职</w:t>
      </w:r>
      <w:r w:rsidRPr="002D39BB">
        <w:t>企业</w:t>
      </w:r>
      <w:r>
        <w:rPr>
          <w:rFonts w:hint="eastAsia"/>
        </w:rPr>
        <w:t>；</w:t>
      </w:r>
    </w:p>
    <w:p w:rsidR="002D39BB" w:rsidRPr="002D39BB" w:rsidRDefault="00F547C6" w:rsidP="003D0C95">
      <w:pPr>
        <w:pStyle w:val="aff2"/>
        <w:numPr>
          <w:ilvl w:val="0"/>
          <w:numId w:val="34"/>
        </w:numPr>
        <w:ind w:firstLineChars="0"/>
      </w:pPr>
      <w:r>
        <w:rPr>
          <w:rFonts w:hint="eastAsia"/>
        </w:rPr>
        <w:t>首页选择哪个企业，就展示在哪个企业下的功能数据；</w:t>
      </w:r>
    </w:p>
    <w:p w:rsidR="007A3B48" w:rsidRPr="007A3B48" w:rsidRDefault="007A3B48" w:rsidP="007A3B48">
      <w:pPr>
        <w:rPr>
          <w:color w:val="00B0F0"/>
        </w:rPr>
      </w:pPr>
      <w:r w:rsidRPr="007A3B48">
        <w:rPr>
          <w:rFonts w:hint="eastAsia"/>
          <w:color w:val="00B0F0"/>
        </w:rPr>
        <w:t>交互设计：</w:t>
      </w:r>
    </w:p>
    <w:p w:rsidR="007A3B48" w:rsidRDefault="007A3B48" w:rsidP="003D0C95">
      <w:pPr>
        <w:pStyle w:val="aff2"/>
        <w:numPr>
          <w:ilvl w:val="0"/>
          <w:numId w:val="35"/>
        </w:numPr>
        <w:ind w:firstLineChars="0"/>
      </w:pPr>
      <w:r>
        <w:rPr>
          <w:rFonts w:hint="eastAsia"/>
        </w:rPr>
        <w:t>页面元素：包括企业默认头像、当日日期、企业名称（过长省略）、标识角色为【</w:t>
      </w:r>
      <w:r w:rsidR="006A5973">
        <w:rPr>
          <w:rFonts w:hint="eastAsia"/>
        </w:rPr>
        <w:t>员工</w:t>
      </w:r>
      <w:r>
        <w:rPr>
          <w:rFonts w:hint="eastAsia"/>
        </w:rPr>
        <w:t>】；</w:t>
      </w:r>
    </w:p>
    <w:p w:rsidR="002D39BB" w:rsidRPr="002D39BB" w:rsidRDefault="002D39BB" w:rsidP="003D0C95">
      <w:pPr>
        <w:pStyle w:val="aff2"/>
        <w:numPr>
          <w:ilvl w:val="0"/>
          <w:numId w:val="35"/>
        </w:numPr>
        <w:ind w:firstLineChars="0"/>
        <w:rPr>
          <w:color w:val="FF0000"/>
        </w:rPr>
      </w:pPr>
      <w:r w:rsidRPr="002D39BB">
        <w:rPr>
          <w:rFonts w:hint="eastAsia"/>
          <w:color w:val="FF0000"/>
        </w:rPr>
        <w:t>如果进入的用户没有任何</w:t>
      </w:r>
      <w:r w:rsidR="000B05FF">
        <w:rPr>
          <w:rFonts w:hint="eastAsia"/>
          <w:color w:val="FF0000"/>
        </w:rPr>
        <w:t>在职</w:t>
      </w:r>
      <w:r w:rsidRPr="002D39BB">
        <w:rPr>
          <w:rFonts w:hint="eastAsia"/>
          <w:color w:val="FF0000"/>
        </w:rPr>
        <w:t>企业，则在企业名称部分显示文案：您当前还没有</w:t>
      </w:r>
      <w:r w:rsidR="00E4520F">
        <w:rPr>
          <w:rFonts w:hint="eastAsia"/>
          <w:color w:val="FF0000"/>
        </w:rPr>
        <w:t>在职</w:t>
      </w:r>
      <w:r w:rsidRPr="002D39BB">
        <w:rPr>
          <w:rFonts w:hint="eastAsia"/>
          <w:color w:val="FF0000"/>
        </w:rPr>
        <w:t>企业</w:t>
      </w:r>
      <w:r>
        <w:rPr>
          <w:rFonts w:hint="eastAsia"/>
          <w:color w:val="FF0000"/>
        </w:rPr>
        <w:t>；</w:t>
      </w:r>
    </w:p>
    <w:p w:rsidR="002D39BB" w:rsidRDefault="002D39BB" w:rsidP="003D0C95">
      <w:pPr>
        <w:pStyle w:val="aff2"/>
        <w:numPr>
          <w:ilvl w:val="0"/>
          <w:numId w:val="35"/>
        </w:numPr>
        <w:ind w:firstLineChars="0"/>
      </w:pPr>
      <w:r>
        <w:rPr>
          <w:rFonts w:hint="eastAsia"/>
        </w:rPr>
        <w:t>当用户没有加入任何企业时，点击首页的任何链接时，给出弹窗提示，提示内容为：请联系企业负责人，将您添加为企业员工；</w:t>
      </w:r>
    </w:p>
    <w:p w:rsidR="002D39BB" w:rsidRDefault="002D39BB" w:rsidP="003D0C95">
      <w:pPr>
        <w:pStyle w:val="aff2"/>
        <w:numPr>
          <w:ilvl w:val="0"/>
          <w:numId w:val="35"/>
        </w:numPr>
        <w:ind w:firstLineChars="0"/>
      </w:pPr>
      <w:r>
        <w:rPr>
          <w:rFonts w:hint="eastAsia"/>
        </w:rPr>
        <w:t>点击企业名称，可以跳转至选择企业的页面进行企业切换；页面展示：公司（圆圈内固定文案）、企业名称、直属部门、在离职状态；</w:t>
      </w:r>
    </w:p>
    <w:p w:rsidR="007A3B48" w:rsidRDefault="007A3B48" w:rsidP="003D0C95">
      <w:pPr>
        <w:pStyle w:val="aff2"/>
        <w:numPr>
          <w:ilvl w:val="0"/>
          <w:numId w:val="35"/>
        </w:numPr>
        <w:ind w:firstLineChars="0"/>
      </w:pPr>
      <w:r>
        <w:rPr>
          <w:rFonts w:hint="eastAsia"/>
        </w:rPr>
        <w:t>点击左上角头像跳转到个人中心页面；</w:t>
      </w:r>
    </w:p>
    <w:p w:rsidR="006A5973" w:rsidRDefault="006A5973" w:rsidP="003D0C95">
      <w:pPr>
        <w:pStyle w:val="aff2"/>
        <w:numPr>
          <w:ilvl w:val="0"/>
          <w:numId w:val="35"/>
        </w:numPr>
        <w:ind w:firstLineChars="0"/>
        <w:rPr>
          <w:bCs/>
        </w:rPr>
      </w:pPr>
      <w:r>
        <w:rPr>
          <w:rFonts w:hint="eastAsia"/>
          <w:bCs/>
        </w:rPr>
        <w:t>点击打卡考勤跳转至打卡考勤页面；</w:t>
      </w:r>
    </w:p>
    <w:p w:rsidR="006A5973" w:rsidRDefault="006A5973" w:rsidP="003D0C95">
      <w:pPr>
        <w:pStyle w:val="aff2"/>
        <w:numPr>
          <w:ilvl w:val="0"/>
          <w:numId w:val="35"/>
        </w:numPr>
        <w:ind w:firstLineChars="0"/>
        <w:rPr>
          <w:bCs/>
        </w:rPr>
      </w:pPr>
      <w:r>
        <w:rPr>
          <w:rFonts w:hint="eastAsia"/>
          <w:bCs/>
        </w:rPr>
        <w:t>点击工资发放跳转至工资发放页面；</w:t>
      </w:r>
    </w:p>
    <w:p w:rsidR="006A5973" w:rsidRDefault="006A5973" w:rsidP="003D0C95">
      <w:pPr>
        <w:pStyle w:val="aff2"/>
        <w:numPr>
          <w:ilvl w:val="0"/>
          <w:numId w:val="35"/>
        </w:numPr>
        <w:ind w:firstLineChars="0"/>
        <w:rPr>
          <w:bCs/>
        </w:rPr>
      </w:pPr>
      <w:r>
        <w:rPr>
          <w:rFonts w:hint="eastAsia"/>
          <w:bCs/>
        </w:rPr>
        <w:t>点击合同签订跳转至合同签订页面；</w:t>
      </w:r>
    </w:p>
    <w:p w:rsidR="006A5973" w:rsidRDefault="006A5973" w:rsidP="003D0C95">
      <w:pPr>
        <w:pStyle w:val="aff2"/>
        <w:numPr>
          <w:ilvl w:val="0"/>
          <w:numId w:val="35"/>
        </w:numPr>
        <w:ind w:firstLineChars="0"/>
      </w:pPr>
      <w:r>
        <w:rPr>
          <w:rFonts w:hint="eastAsia"/>
        </w:rPr>
        <w:t>点击企业信息跳转到企业信息页面；</w:t>
      </w:r>
    </w:p>
    <w:p w:rsidR="006A5973" w:rsidRDefault="006A5973" w:rsidP="006A5973">
      <w:pPr>
        <w:pStyle w:val="aff2"/>
        <w:ind w:left="360" w:firstLineChars="0" w:firstLine="0"/>
        <w:rPr>
          <w:bCs/>
        </w:rPr>
      </w:pPr>
    </w:p>
    <w:p w:rsidR="00FB3243" w:rsidRDefault="00FB3243" w:rsidP="00FB3243">
      <w:pPr>
        <w:spacing w:before="0" w:after="160"/>
        <w:rPr>
          <w:lang w:val="zh-CN"/>
        </w:rPr>
      </w:pPr>
      <w:r>
        <w:rPr>
          <w:lang w:val="zh-CN"/>
        </w:rPr>
        <w:br w:type="page"/>
      </w:r>
    </w:p>
    <w:p w:rsidR="00FB3243" w:rsidRDefault="00FB3243" w:rsidP="00FB3243">
      <w:pPr>
        <w:pStyle w:val="2"/>
        <w:rPr>
          <w:lang w:val="zh-CN"/>
        </w:rPr>
      </w:pPr>
      <w:bookmarkStart w:id="13" w:name="_Toc18253556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  <w:lang w:val="zh-CN"/>
        </w:rPr>
        <w:t>打卡考勤</w:t>
      </w:r>
      <w:bookmarkEnd w:id="13"/>
    </w:p>
    <w:p w:rsidR="00AB1936" w:rsidRDefault="00E61464" w:rsidP="00AB1936">
      <w:pPr>
        <w:pStyle w:val="3"/>
        <w:rPr>
          <w:lang w:val="zh-CN"/>
        </w:rPr>
      </w:pPr>
      <w:bookmarkStart w:id="14" w:name="_Toc18253557"/>
      <w:r>
        <w:rPr>
          <w:rFonts w:hint="eastAsia"/>
          <w:lang w:val="zh-CN"/>
        </w:rPr>
        <w:t>步骤一</w:t>
      </w:r>
      <w:r w:rsidR="00C50C41">
        <w:rPr>
          <w:rFonts w:hint="eastAsia"/>
          <w:lang w:val="zh-CN"/>
        </w:rPr>
        <w:t>：进入</w:t>
      </w:r>
      <w:r w:rsidR="00AB1936">
        <w:rPr>
          <w:rFonts w:hint="eastAsia"/>
          <w:lang w:val="zh-CN"/>
        </w:rPr>
        <w:t>打卡</w:t>
      </w:r>
      <w:bookmarkEnd w:id="14"/>
    </w:p>
    <w:p w:rsidR="00AB1936" w:rsidRPr="00AB1936" w:rsidRDefault="00AB1936" w:rsidP="00AB1936">
      <w:pPr>
        <w:rPr>
          <w:lang w:val="zh-CN"/>
        </w:rPr>
      </w:pPr>
      <w:r w:rsidRPr="00051C79">
        <w:rPr>
          <w:rFonts w:hint="eastAsia"/>
          <w:color w:val="00B0F0"/>
          <w:lang w:val="zh-CN"/>
        </w:rPr>
        <w:t>原型设计：</w:t>
      </w:r>
      <w:r>
        <w:rPr>
          <w:rFonts w:hint="eastAsia"/>
          <w:lang w:val="zh-CN"/>
        </w:rPr>
        <w:t>打卡</w:t>
      </w:r>
      <w:r w:rsidR="00F51A9A">
        <w:rPr>
          <w:rFonts w:hint="eastAsia"/>
          <w:lang w:val="zh-CN"/>
        </w:rPr>
        <w:t>考勤首页</w:t>
      </w:r>
    </w:p>
    <w:p w:rsidR="00D01766" w:rsidRDefault="00997DC3" w:rsidP="00F51A9A">
      <w:pPr>
        <w:rPr>
          <w:noProof/>
        </w:rPr>
      </w:pPr>
      <w:r>
        <w:rPr>
          <w:noProof/>
        </w:rPr>
        <w:drawing>
          <wp:inline distT="0" distB="0" distL="0" distR="0" wp14:anchorId="073181F9" wp14:editId="5B533233">
            <wp:extent cx="1861561" cy="3310559"/>
            <wp:effectExtent l="19050" t="19050" r="24765" b="234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5961" cy="337173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B1936" w:rsidRPr="00AB1936">
        <w:rPr>
          <w:noProof/>
        </w:rPr>
        <w:t xml:space="preserve"> </w:t>
      </w:r>
      <w:r w:rsidR="00D01766">
        <w:rPr>
          <w:noProof/>
        </w:rPr>
        <w:t xml:space="preserve">              </w:t>
      </w:r>
      <w:r w:rsidR="00A56A40">
        <w:rPr>
          <w:noProof/>
        </w:rPr>
        <w:drawing>
          <wp:inline distT="0" distB="0" distL="0" distR="0" wp14:anchorId="29B58007" wp14:editId="62870666">
            <wp:extent cx="1878965" cy="3335288"/>
            <wp:effectExtent l="19050" t="19050" r="26035" b="177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0831" cy="3391852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01766">
        <w:rPr>
          <w:noProof/>
        </w:rPr>
        <w:t xml:space="preserve"> </w:t>
      </w:r>
      <w:r w:rsidR="00871F7F">
        <w:rPr>
          <w:noProof/>
        </w:rPr>
        <w:t xml:space="preserve"> </w:t>
      </w:r>
    </w:p>
    <w:p w:rsidR="00D01766" w:rsidRDefault="00871F7F" w:rsidP="00F51A9A">
      <w:pPr>
        <w:rPr>
          <w:noProof/>
        </w:rPr>
      </w:pPr>
      <w:r>
        <w:rPr>
          <w:noProof/>
        </w:rPr>
        <w:drawing>
          <wp:inline distT="0" distB="0" distL="0" distR="0" wp14:anchorId="3E846689" wp14:editId="785E6989">
            <wp:extent cx="1930593" cy="345723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2822" cy="35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766">
        <w:rPr>
          <w:rFonts w:hint="eastAsia"/>
          <w:noProof/>
        </w:rPr>
        <w:t xml:space="preserve"> </w:t>
      </w:r>
      <w:r w:rsidR="00D01766">
        <w:rPr>
          <w:noProof/>
        </w:rPr>
        <w:t xml:space="preserve">             </w:t>
      </w:r>
      <w:r w:rsidR="00D01766">
        <w:rPr>
          <w:noProof/>
        </w:rPr>
        <w:drawing>
          <wp:inline distT="0" distB="0" distL="0" distR="0" wp14:anchorId="48AE1B36" wp14:editId="35E898D3">
            <wp:extent cx="1909141" cy="3409554"/>
            <wp:effectExtent l="19050" t="19050" r="15240" b="196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7822" cy="347863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2912" w:rsidRDefault="000F2912" w:rsidP="00F51A9A">
      <w:pPr>
        <w:rPr>
          <w:noProof/>
        </w:rPr>
      </w:pPr>
    </w:p>
    <w:p w:rsidR="003D5944" w:rsidRPr="000C168F" w:rsidRDefault="003D5944" w:rsidP="00F51A9A">
      <w:pPr>
        <w:rPr>
          <w:noProof/>
          <w:color w:val="00B0F0"/>
        </w:rPr>
      </w:pPr>
      <w:r w:rsidRPr="000C168F">
        <w:rPr>
          <w:rFonts w:hint="eastAsia"/>
          <w:noProof/>
          <w:color w:val="00B0F0"/>
        </w:rPr>
        <w:lastRenderedPageBreak/>
        <w:t>业务逻辑：</w:t>
      </w:r>
    </w:p>
    <w:p w:rsidR="003D5944" w:rsidRDefault="003D5944" w:rsidP="003D0C95">
      <w:pPr>
        <w:pStyle w:val="aff2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员工所在部门需设置了打卡规则，才能够打卡；</w:t>
      </w:r>
    </w:p>
    <w:p w:rsidR="000C168F" w:rsidRPr="000C168F" w:rsidRDefault="000C168F" w:rsidP="003D0C95">
      <w:pPr>
        <w:pStyle w:val="aff2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不限制员工当天的打卡次数，员工可随时打卡；</w:t>
      </w:r>
    </w:p>
    <w:p w:rsidR="003D5944" w:rsidRPr="000C168F" w:rsidRDefault="003D5944" w:rsidP="00F51A9A">
      <w:pPr>
        <w:rPr>
          <w:noProof/>
          <w:color w:val="00B0F0"/>
        </w:rPr>
      </w:pPr>
      <w:r w:rsidRPr="000C168F">
        <w:rPr>
          <w:rFonts w:hint="eastAsia"/>
          <w:noProof/>
          <w:color w:val="00B0F0"/>
        </w:rPr>
        <w:t>交互逻辑：</w:t>
      </w:r>
    </w:p>
    <w:p w:rsidR="00206FBB" w:rsidRDefault="00206FBB" w:rsidP="003D0C95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进入页面时，根据用户所在地自动定位加载出</w:t>
      </w:r>
    </w:p>
    <w:p w:rsidR="00206FBB" w:rsidRDefault="00206FBB" w:rsidP="003D0C95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重</w:t>
      </w:r>
      <w:r w:rsidR="00F51A9A">
        <w:rPr>
          <w:rFonts w:hint="eastAsia"/>
        </w:rPr>
        <w:t>定位：当用户点击定位区域</w:t>
      </w:r>
      <w:r>
        <w:rPr>
          <w:noProof/>
        </w:rPr>
        <w:drawing>
          <wp:inline distT="0" distB="0" distL="0" distR="0" wp14:anchorId="4B3C3048" wp14:editId="6985B772">
            <wp:extent cx="219075" cy="1809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A9A">
        <w:rPr>
          <w:rFonts w:hint="eastAsia"/>
        </w:rPr>
        <w:t>时，重新获取用户当前定位，文案变更为：</w:t>
      </w:r>
      <w:r w:rsidR="00502810">
        <w:rPr>
          <w:rFonts w:hint="eastAsia"/>
        </w:rPr>
        <w:t>正在为您重新</w:t>
      </w:r>
      <w:r w:rsidR="00F51A9A">
        <w:rPr>
          <w:rFonts w:hint="eastAsia"/>
        </w:rPr>
        <w:t>定位</w:t>
      </w:r>
      <w:r>
        <w:rPr>
          <w:rFonts w:hint="eastAsia"/>
        </w:rPr>
        <w:t>；</w:t>
      </w:r>
    </w:p>
    <w:p w:rsidR="00F51A9A" w:rsidRDefault="00F51A9A" w:rsidP="003D0C95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用户在范围内，则提示已在打卡范围内，</w:t>
      </w:r>
      <w:r w:rsidR="00CA6FE8">
        <w:rPr>
          <w:rFonts w:hint="eastAsia"/>
        </w:rPr>
        <w:t>展示公司名称</w:t>
      </w:r>
      <w:r w:rsidR="00916C9A">
        <w:rPr>
          <w:rFonts w:hint="eastAsia"/>
        </w:rPr>
        <w:t>-打卡规则中的打卡</w:t>
      </w:r>
      <w:r w:rsidR="00A56A40">
        <w:rPr>
          <w:rFonts w:hint="eastAsia"/>
        </w:rPr>
        <w:t>地址</w:t>
      </w:r>
      <w:r w:rsidR="005830D2">
        <w:rPr>
          <w:rFonts w:hint="eastAsia"/>
        </w:rPr>
        <w:t>；</w:t>
      </w:r>
      <w:r w:rsidR="00264847">
        <w:rPr>
          <w:rFonts w:hint="eastAsia"/>
        </w:rPr>
        <w:t>过长省略；</w:t>
      </w:r>
    </w:p>
    <w:p w:rsidR="00F51A9A" w:rsidRDefault="00F51A9A" w:rsidP="003D0C95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用户在范围外，则提示在打卡范围外，以及</w:t>
      </w:r>
      <w:r w:rsidR="001D4D91">
        <w:rPr>
          <w:rFonts w:hint="eastAsia"/>
        </w:rPr>
        <w:t>显示用户当前所在地址</w:t>
      </w:r>
      <w:r>
        <w:rPr>
          <w:rFonts w:hint="eastAsia"/>
        </w:rPr>
        <w:t>；</w:t>
      </w:r>
      <w:r w:rsidR="00264847">
        <w:rPr>
          <w:rFonts w:hint="eastAsia"/>
        </w:rPr>
        <w:t>过长省略；</w:t>
      </w:r>
    </w:p>
    <w:p w:rsidR="00F51A9A" w:rsidRDefault="00F51A9A" w:rsidP="003D0C95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如果</w:t>
      </w:r>
      <w:r w:rsidR="005271D5">
        <w:rPr>
          <w:rFonts w:hint="eastAsia"/>
        </w:rPr>
        <w:t>人员当前没有打卡规则</w:t>
      </w:r>
      <w:r>
        <w:rPr>
          <w:rFonts w:hint="eastAsia"/>
        </w:rPr>
        <w:t>，则</w:t>
      </w:r>
      <w:r w:rsidR="00D01766">
        <w:rPr>
          <w:rFonts w:hint="eastAsia"/>
        </w:rPr>
        <w:t>页面展示文案</w:t>
      </w:r>
      <w:r>
        <w:rPr>
          <w:rFonts w:hint="eastAsia"/>
        </w:rPr>
        <w:t>提示：请联系</w:t>
      </w:r>
      <w:r w:rsidR="005271D5">
        <w:rPr>
          <w:rFonts w:hint="eastAsia"/>
        </w:rPr>
        <w:t>企业负责人</w:t>
      </w:r>
      <w:r>
        <w:rPr>
          <w:rFonts w:hint="eastAsia"/>
        </w:rPr>
        <w:t>设置</w:t>
      </w:r>
      <w:r w:rsidR="00E96725">
        <w:rPr>
          <w:rFonts w:hint="eastAsia"/>
        </w:rPr>
        <w:t>您的</w:t>
      </w:r>
      <w:r>
        <w:rPr>
          <w:rFonts w:hint="eastAsia"/>
        </w:rPr>
        <w:t>打卡</w:t>
      </w:r>
      <w:r w:rsidR="005271D5">
        <w:rPr>
          <w:rFonts w:hint="eastAsia"/>
        </w:rPr>
        <w:t>规则；</w:t>
      </w:r>
    </w:p>
    <w:p w:rsidR="00F51A9A" w:rsidRDefault="00F51A9A" w:rsidP="003D0C95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打卡按钮需展示当前时间和拍照打卡的文字，需判断用户当前所在地点是否为</w:t>
      </w:r>
      <w:r w:rsidR="005830D2">
        <w:rPr>
          <w:rFonts w:hint="eastAsia"/>
        </w:rPr>
        <w:t>在打卡范围内</w:t>
      </w:r>
      <w:r>
        <w:rPr>
          <w:rFonts w:hint="eastAsia"/>
        </w:rPr>
        <w:t>，如果在，则直接进入拍照打卡页面，如果不在，则需弹出提示，提示框内容为：不在打卡范围内；</w:t>
      </w:r>
    </w:p>
    <w:p w:rsidR="00F51A9A" w:rsidRDefault="00F51A9A" w:rsidP="00F51A9A">
      <w:pPr>
        <w:rPr>
          <w:noProof/>
        </w:rPr>
      </w:pPr>
    </w:p>
    <w:p w:rsidR="00F51A9A" w:rsidRDefault="00A21448" w:rsidP="00F51A9A">
      <w:pPr>
        <w:pStyle w:val="3"/>
        <w:rPr>
          <w:lang w:val="zh-CN"/>
        </w:rPr>
      </w:pPr>
      <w:bookmarkStart w:id="15" w:name="_Toc18253558"/>
      <w:r>
        <w:rPr>
          <w:rFonts w:hint="eastAsia"/>
          <w:lang w:val="zh-CN"/>
        </w:rPr>
        <w:lastRenderedPageBreak/>
        <w:t>步骤二：</w:t>
      </w:r>
      <w:r w:rsidR="00147AD6">
        <w:rPr>
          <w:rFonts w:hint="eastAsia"/>
        </w:rPr>
        <w:t>拍照打卡</w:t>
      </w:r>
      <w:bookmarkEnd w:id="15"/>
    </w:p>
    <w:p w:rsidR="00F51A9A" w:rsidRDefault="00F51A9A" w:rsidP="00F51A9A">
      <w:pPr>
        <w:rPr>
          <w:noProof/>
        </w:rPr>
      </w:pPr>
      <w:r w:rsidRPr="00F51A9A">
        <w:rPr>
          <w:noProof/>
        </w:rPr>
        <w:t xml:space="preserve"> </w:t>
      </w:r>
      <w:r w:rsidRPr="00F51A9A">
        <w:rPr>
          <w:b/>
          <w:noProof/>
        </w:rPr>
        <w:t xml:space="preserve"> </w:t>
      </w:r>
      <w:r w:rsidRPr="00762EA5">
        <w:rPr>
          <w:b/>
          <w:noProof/>
        </w:rPr>
        <w:drawing>
          <wp:inline distT="0" distB="0" distL="0" distR="0" wp14:anchorId="2D06D7A8" wp14:editId="7A8C15E1">
            <wp:extent cx="2723745" cy="4870174"/>
            <wp:effectExtent l="0" t="0" r="635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9637" cy="49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9A" w:rsidRPr="00BE5B40" w:rsidRDefault="00F51A9A" w:rsidP="003D0C95">
      <w:pPr>
        <w:pStyle w:val="aff2"/>
        <w:numPr>
          <w:ilvl w:val="0"/>
          <w:numId w:val="9"/>
        </w:numPr>
        <w:ind w:firstLineChars="0"/>
        <w:rPr>
          <w:bCs/>
        </w:rPr>
      </w:pPr>
      <w:r w:rsidRPr="00BE5B40">
        <w:rPr>
          <w:rFonts w:hint="eastAsia"/>
          <w:bCs/>
        </w:rPr>
        <w:t>调用系统相机完成拍照打卡；</w:t>
      </w:r>
    </w:p>
    <w:p w:rsidR="00F51A9A" w:rsidRDefault="00F51A9A" w:rsidP="003D0C95">
      <w:pPr>
        <w:pStyle w:val="aff2"/>
        <w:numPr>
          <w:ilvl w:val="0"/>
          <w:numId w:val="9"/>
        </w:numPr>
        <w:ind w:firstLineChars="0"/>
        <w:rPr>
          <w:bCs/>
        </w:rPr>
      </w:pPr>
      <w:r w:rsidRPr="00BE5B40">
        <w:rPr>
          <w:rFonts w:hint="eastAsia"/>
          <w:bCs/>
        </w:rPr>
        <w:t>根据图片示例，可选择打开闪光灯、取消、切换拍照和自拍模式，默认</w:t>
      </w:r>
      <w:r w:rsidR="008450BC">
        <w:rPr>
          <w:rFonts w:hint="eastAsia"/>
          <w:bCs/>
        </w:rPr>
        <w:t>调用后置摄像头</w:t>
      </w:r>
      <w:r w:rsidRPr="00BE5B40">
        <w:rPr>
          <w:rFonts w:hint="eastAsia"/>
          <w:bCs/>
        </w:rPr>
        <w:t>；</w:t>
      </w:r>
    </w:p>
    <w:p w:rsidR="003D5944" w:rsidRDefault="003D5944" w:rsidP="003D0C95">
      <w:pPr>
        <w:pStyle w:val="aff2"/>
        <w:numPr>
          <w:ilvl w:val="0"/>
          <w:numId w:val="9"/>
        </w:numPr>
        <w:ind w:firstLineChars="0"/>
        <w:rPr>
          <w:bCs/>
        </w:rPr>
      </w:pPr>
      <w:r>
        <w:rPr>
          <w:rFonts w:hint="eastAsia"/>
          <w:bCs/>
        </w:rPr>
        <w:t>点击取消返回打卡首页；</w:t>
      </w:r>
    </w:p>
    <w:p w:rsidR="00147AD6" w:rsidRPr="00D9204E" w:rsidRDefault="00147AD6" w:rsidP="00D9204E">
      <w:pPr>
        <w:rPr>
          <w:bCs/>
        </w:rPr>
      </w:pPr>
    </w:p>
    <w:p w:rsidR="00F51A9A" w:rsidRDefault="003E6FA0" w:rsidP="003E6FA0">
      <w:pPr>
        <w:spacing w:before="0" w:after="160"/>
        <w:rPr>
          <w:bCs/>
        </w:rPr>
      </w:pPr>
      <w:r>
        <w:rPr>
          <w:bCs/>
        </w:rPr>
        <w:br w:type="page"/>
      </w:r>
    </w:p>
    <w:p w:rsidR="003E6FA0" w:rsidRPr="003E6FA0" w:rsidRDefault="003D5944" w:rsidP="00F51A9A">
      <w:pPr>
        <w:pStyle w:val="3"/>
        <w:rPr>
          <w:lang w:val="zh-CN"/>
        </w:rPr>
      </w:pPr>
      <w:bookmarkStart w:id="16" w:name="_Toc18253559"/>
      <w:r>
        <w:rPr>
          <w:rFonts w:hint="eastAsia"/>
          <w:lang w:val="zh-CN"/>
        </w:rPr>
        <w:lastRenderedPageBreak/>
        <w:t>步骤三：</w:t>
      </w:r>
      <w:r w:rsidR="00C50C41">
        <w:rPr>
          <w:rFonts w:hint="eastAsia"/>
        </w:rPr>
        <w:t>打卡</w:t>
      </w:r>
      <w:r w:rsidR="00F51A9A">
        <w:rPr>
          <w:rFonts w:hint="eastAsia"/>
        </w:rPr>
        <w:t>结果</w:t>
      </w:r>
      <w:bookmarkEnd w:id="16"/>
    </w:p>
    <w:p w:rsidR="00F51A9A" w:rsidRDefault="003E6FA0" w:rsidP="00F51A9A">
      <w:pPr>
        <w:rPr>
          <w:b/>
          <w:noProof/>
        </w:rPr>
      </w:pPr>
      <w:r>
        <w:rPr>
          <w:noProof/>
        </w:rPr>
        <w:drawing>
          <wp:inline distT="0" distB="0" distL="0" distR="0" wp14:anchorId="5FF03EE8" wp14:editId="76592F14">
            <wp:extent cx="2325757" cy="4169886"/>
            <wp:effectExtent l="19050" t="19050" r="17780" b="215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7152" cy="419031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 xml:space="preserve">     </w:t>
      </w:r>
      <w:r w:rsidR="00F51A9A" w:rsidRPr="00A675DC">
        <w:rPr>
          <w:b/>
          <w:noProof/>
        </w:rPr>
        <w:drawing>
          <wp:inline distT="0" distB="0" distL="0" distR="0" wp14:anchorId="0480BC55" wp14:editId="59C5C75E">
            <wp:extent cx="2401542" cy="4215750"/>
            <wp:effectExtent l="19050" t="19050" r="18415" b="139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6608" cy="424219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C56AF" w:rsidRPr="001C56AF" w:rsidRDefault="001C56AF" w:rsidP="00F51A9A">
      <w:pPr>
        <w:rPr>
          <w:b/>
        </w:rPr>
      </w:pPr>
      <w:r>
        <w:rPr>
          <w:rFonts w:hint="eastAsia"/>
          <w:b/>
        </w:rPr>
        <w:t>打卡结果-范围内：</w:t>
      </w:r>
    </w:p>
    <w:p w:rsidR="003E6FA0" w:rsidRDefault="00F51A9A" w:rsidP="003D0C95">
      <w:pPr>
        <w:pStyle w:val="aff2"/>
        <w:numPr>
          <w:ilvl w:val="0"/>
          <w:numId w:val="10"/>
        </w:numPr>
        <w:ind w:firstLineChars="0"/>
      </w:pPr>
      <w:r>
        <w:rPr>
          <w:rFonts w:hint="eastAsia"/>
        </w:rPr>
        <w:t>打卡区域：根据用户当前打卡区域定位的实际结果展示，在打卡区域以绿色文字显示：</w:t>
      </w:r>
      <w:r w:rsidR="00C50C41">
        <w:rPr>
          <w:rFonts w:hint="eastAsia"/>
        </w:rPr>
        <w:t>您</w:t>
      </w:r>
      <w:r>
        <w:rPr>
          <w:rFonts w:hint="eastAsia"/>
        </w:rPr>
        <w:t>当前在【</w:t>
      </w:r>
      <w:r w:rsidR="00C50C41">
        <w:rPr>
          <w:rFonts w:hint="eastAsia"/>
        </w:rPr>
        <w:t>公司名称</w:t>
      </w:r>
      <w:r>
        <w:rPr>
          <w:rFonts w:hint="eastAsia"/>
        </w:rPr>
        <w:t>】</w:t>
      </w:r>
      <w:r w:rsidR="00C50C41">
        <w:rPr>
          <w:rFonts w:hint="eastAsia"/>
        </w:rPr>
        <w:t>范围内打卡</w:t>
      </w:r>
      <w:r>
        <w:rPr>
          <w:rFonts w:hint="eastAsia"/>
        </w:rPr>
        <w:t>。</w:t>
      </w:r>
    </w:p>
    <w:p w:rsidR="00F51A9A" w:rsidRDefault="00F51A9A" w:rsidP="003D0C95">
      <w:pPr>
        <w:pStyle w:val="aff2"/>
        <w:numPr>
          <w:ilvl w:val="0"/>
          <w:numId w:val="10"/>
        </w:numPr>
        <w:ind w:firstLineChars="0"/>
      </w:pPr>
      <w:r>
        <w:rPr>
          <w:rFonts w:hint="eastAsia"/>
        </w:rPr>
        <w:t>打卡图片：显示用户打卡时拍摄的照片。</w:t>
      </w:r>
    </w:p>
    <w:p w:rsidR="00F51A9A" w:rsidRDefault="00F51A9A" w:rsidP="003D0C95">
      <w:pPr>
        <w:pStyle w:val="aff2"/>
        <w:numPr>
          <w:ilvl w:val="0"/>
          <w:numId w:val="10"/>
        </w:numPr>
        <w:ind w:firstLineChars="0"/>
      </w:pPr>
      <w:r>
        <w:rPr>
          <w:rFonts w:hint="eastAsia"/>
        </w:rPr>
        <w:t>时间 ：显示用户打卡的具体时间，精确到秒。</w:t>
      </w:r>
    </w:p>
    <w:p w:rsidR="00F51A9A" w:rsidRDefault="00F51A9A" w:rsidP="003D0C95">
      <w:pPr>
        <w:pStyle w:val="aff2"/>
        <w:numPr>
          <w:ilvl w:val="0"/>
          <w:numId w:val="10"/>
        </w:numPr>
        <w:ind w:firstLineChars="0"/>
      </w:pPr>
      <w:r>
        <w:rPr>
          <w:rFonts w:hint="eastAsia"/>
        </w:rPr>
        <w:t>位置 ：</w:t>
      </w:r>
      <w:r w:rsidR="003E6FA0">
        <w:rPr>
          <w:rFonts w:hint="eastAsia"/>
        </w:rPr>
        <w:t>显示所属打卡规则中-打卡地址</w:t>
      </w:r>
      <w:r>
        <w:rPr>
          <w:rFonts w:hint="eastAsia"/>
        </w:rPr>
        <w:t>。</w:t>
      </w:r>
    </w:p>
    <w:p w:rsidR="00F51A9A" w:rsidRDefault="00F51A9A" w:rsidP="00F51A9A">
      <w:pPr>
        <w:rPr>
          <w:noProof/>
        </w:rPr>
      </w:pPr>
    </w:p>
    <w:p w:rsidR="00F51A9A" w:rsidRDefault="00F51A9A" w:rsidP="00F51A9A">
      <w:pPr>
        <w:rPr>
          <w:b/>
        </w:rPr>
      </w:pPr>
      <w:r>
        <w:rPr>
          <w:rFonts w:hint="eastAsia"/>
          <w:b/>
        </w:rPr>
        <w:t>打卡结果-范围外：</w:t>
      </w:r>
    </w:p>
    <w:p w:rsidR="00F51A9A" w:rsidRPr="00A675DC" w:rsidRDefault="00F51A9A" w:rsidP="003D0C95">
      <w:pPr>
        <w:pStyle w:val="aff2"/>
        <w:numPr>
          <w:ilvl w:val="0"/>
          <w:numId w:val="16"/>
        </w:numPr>
        <w:ind w:firstLineChars="0"/>
        <w:rPr>
          <w:bCs/>
        </w:rPr>
      </w:pPr>
      <w:r w:rsidRPr="00A675DC">
        <w:rPr>
          <w:rFonts w:hint="eastAsia"/>
          <w:bCs/>
        </w:rPr>
        <w:t>当打卡位置在范围外时，在定位部分显示您当前属于范围外打卡，并且文字标红；</w:t>
      </w:r>
    </w:p>
    <w:p w:rsidR="008C78E5" w:rsidRDefault="00F51A9A" w:rsidP="003D0C95">
      <w:pPr>
        <w:pStyle w:val="aff2"/>
        <w:numPr>
          <w:ilvl w:val="0"/>
          <w:numId w:val="16"/>
        </w:numPr>
        <w:ind w:firstLineChars="0"/>
        <w:rPr>
          <w:bCs/>
        </w:rPr>
      </w:pPr>
      <w:r w:rsidRPr="00A675DC">
        <w:rPr>
          <w:rFonts w:hint="eastAsia"/>
          <w:bCs/>
        </w:rPr>
        <w:t>底部位置</w:t>
      </w:r>
      <w:r w:rsidR="00CD261D">
        <w:rPr>
          <w:rFonts w:hint="eastAsia"/>
          <w:bCs/>
        </w:rPr>
        <w:t>展示用户打卡</w:t>
      </w:r>
      <w:r w:rsidR="00773EEE">
        <w:rPr>
          <w:rFonts w:hint="eastAsia"/>
          <w:bCs/>
        </w:rPr>
        <w:t>时所在地址</w:t>
      </w:r>
      <w:r w:rsidRPr="00A675DC">
        <w:rPr>
          <w:rFonts w:hint="eastAsia"/>
          <w:bCs/>
        </w:rPr>
        <w:t>；</w:t>
      </w:r>
    </w:p>
    <w:p w:rsidR="003E6FA0" w:rsidRDefault="003E6FA0" w:rsidP="003E6FA0">
      <w:pPr>
        <w:rPr>
          <w:bCs/>
        </w:rPr>
      </w:pPr>
    </w:p>
    <w:p w:rsidR="003E6FA0" w:rsidRDefault="003E6FA0" w:rsidP="003E6F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DC3FB0" wp14:editId="2E57B9AC">
            <wp:extent cx="2461455" cy="4442791"/>
            <wp:effectExtent l="19050" t="19050" r="15240" b="152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7541" cy="447182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E6FA0">
        <w:rPr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8D9FE53" wp14:editId="77B6E614">
            <wp:extent cx="2501464" cy="4452333"/>
            <wp:effectExtent l="19050" t="19050" r="13335" b="2476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229" cy="447505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6FA0" w:rsidRDefault="003E6FA0" w:rsidP="003E6FA0">
      <w:pPr>
        <w:rPr>
          <w:noProof/>
        </w:rPr>
      </w:pPr>
      <w:r>
        <w:rPr>
          <w:rFonts w:hint="eastAsia"/>
          <w:noProof/>
        </w:rPr>
        <w:t>范围外打卡可上报原因</w:t>
      </w:r>
    </w:p>
    <w:p w:rsidR="003E6FA0" w:rsidRPr="003E6FA0" w:rsidRDefault="003E6FA0" w:rsidP="003E6FA0">
      <w:pPr>
        <w:rPr>
          <w:bCs/>
        </w:rPr>
      </w:pPr>
    </w:p>
    <w:p w:rsidR="00F51A9A" w:rsidRDefault="00F51A9A" w:rsidP="00F51A9A">
      <w:pPr>
        <w:pStyle w:val="3"/>
        <w:rPr>
          <w:lang w:val="zh-CN"/>
        </w:rPr>
      </w:pPr>
      <w:bookmarkStart w:id="17" w:name="_Toc18253560"/>
      <w:r>
        <w:rPr>
          <w:rFonts w:hint="eastAsia"/>
          <w:lang w:val="zh-CN"/>
        </w:rPr>
        <w:lastRenderedPageBreak/>
        <w:t>考勤统计</w:t>
      </w:r>
      <w:bookmarkEnd w:id="17"/>
    </w:p>
    <w:p w:rsidR="008C78E5" w:rsidRDefault="00085B3A" w:rsidP="00AB1936">
      <w:pPr>
        <w:rPr>
          <w:noProof/>
        </w:rPr>
      </w:pPr>
      <w:r>
        <w:rPr>
          <w:noProof/>
        </w:rPr>
        <w:drawing>
          <wp:inline distT="0" distB="0" distL="0" distR="0" wp14:anchorId="4ADE53A8" wp14:editId="6CB3456A">
            <wp:extent cx="2532749" cy="4495800"/>
            <wp:effectExtent l="19050" t="19050" r="20320" b="190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4108" cy="4515962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1A9A" w:rsidRDefault="00F51A9A" w:rsidP="003D0C95">
      <w:pPr>
        <w:pStyle w:val="aff2"/>
        <w:numPr>
          <w:ilvl w:val="0"/>
          <w:numId w:val="41"/>
        </w:numPr>
        <w:ind w:firstLineChars="0"/>
      </w:pPr>
      <w:r>
        <w:rPr>
          <w:rFonts w:hint="eastAsia"/>
        </w:rPr>
        <w:t>该页面展示用户当前选择的</w:t>
      </w:r>
      <w:r w:rsidR="00D9204E">
        <w:rPr>
          <w:rFonts w:hint="eastAsia"/>
        </w:rPr>
        <w:t>企业</w:t>
      </w:r>
      <w:r>
        <w:rPr>
          <w:rFonts w:hint="eastAsia"/>
        </w:rPr>
        <w:t>考勤记录，页面分为日历、日期、统计和打卡详情</w:t>
      </w:r>
      <w:r w:rsidR="006952C4">
        <w:rPr>
          <w:rFonts w:hint="eastAsia"/>
        </w:rPr>
        <w:t>；</w:t>
      </w:r>
    </w:p>
    <w:p w:rsidR="00F51A9A" w:rsidRDefault="006952C4" w:rsidP="003D0C95">
      <w:pPr>
        <w:pStyle w:val="aff2"/>
        <w:numPr>
          <w:ilvl w:val="0"/>
          <w:numId w:val="41"/>
        </w:numPr>
        <w:ind w:firstLineChars="0"/>
      </w:pPr>
      <w:r w:rsidRPr="006952C4">
        <w:rPr>
          <w:rFonts w:hint="eastAsia"/>
          <w:color w:val="FF0000"/>
        </w:rPr>
        <w:t>默认</w:t>
      </w:r>
      <w:r w:rsidR="00F51A9A" w:rsidRPr="006952C4">
        <w:rPr>
          <w:rFonts w:hint="eastAsia"/>
          <w:color w:val="FF0000"/>
        </w:rPr>
        <w:t>展示当前月份</w:t>
      </w:r>
      <w:r w:rsidRPr="006952C4">
        <w:rPr>
          <w:rFonts w:hint="eastAsia"/>
          <w:color w:val="FF0000"/>
        </w:rPr>
        <w:t>考勤</w:t>
      </w:r>
      <w:r w:rsidR="00F51A9A" w:rsidRPr="006952C4">
        <w:rPr>
          <w:rFonts w:hint="eastAsia"/>
          <w:color w:val="FF0000"/>
        </w:rPr>
        <w:t>，可以通过点击左右箭头进行月份切换</w:t>
      </w:r>
      <w:r>
        <w:rPr>
          <w:rFonts w:hint="eastAsia"/>
        </w:rPr>
        <w:t>；</w:t>
      </w:r>
    </w:p>
    <w:p w:rsidR="00F51A9A" w:rsidRDefault="00F51A9A" w:rsidP="003D0C95">
      <w:pPr>
        <w:pStyle w:val="aff2"/>
        <w:numPr>
          <w:ilvl w:val="0"/>
          <w:numId w:val="41"/>
        </w:numPr>
        <w:ind w:firstLineChars="0"/>
      </w:pPr>
      <w:r>
        <w:rPr>
          <w:rFonts w:hint="eastAsia"/>
        </w:rPr>
        <w:t>日历展示：日历具体日期展示效果分为2种。第一种为用户该日期内没有考勤，正常显示当前日历。第二种为用户该日期内有考勤，则需要将该日期添加背景色，并且为可点击状态。点击后可以查看相应日期的考勤详情。</w:t>
      </w:r>
    </w:p>
    <w:p w:rsidR="00F51A9A" w:rsidRDefault="00F51A9A" w:rsidP="003D0C95">
      <w:pPr>
        <w:pStyle w:val="aff2"/>
        <w:numPr>
          <w:ilvl w:val="0"/>
          <w:numId w:val="41"/>
        </w:numPr>
        <w:ind w:firstLineChars="0"/>
      </w:pPr>
      <w:r>
        <w:rPr>
          <w:rFonts w:hint="eastAsia"/>
        </w:rPr>
        <w:t>日期：显示当前日期，精确到日，括号内显示当前星期几。</w:t>
      </w:r>
    </w:p>
    <w:p w:rsidR="00F51A9A" w:rsidRDefault="00F51A9A" w:rsidP="003D0C95">
      <w:pPr>
        <w:pStyle w:val="aff2"/>
        <w:numPr>
          <w:ilvl w:val="0"/>
          <w:numId w:val="41"/>
        </w:numPr>
        <w:ind w:firstLineChars="0"/>
      </w:pPr>
      <w:r>
        <w:rPr>
          <w:rFonts w:hint="eastAsia"/>
        </w:rPr>
        <w:t>统计：仅统计用户当月已考勤天数，范围外打卡天数。用户当日内有一次范围外打卡，则记录该用户为范围外打卡。</w:t>
      </w:r>
    </w:p>
    <w:p w:rsidR="00F51A9A" w:rsidRDefault="00F51A9A" w:rsidP="003D0C95">
      <w:pPr>
        <w:pStyle w:val="aff2"/>
        <w:numPr>
          <w:ilvl w:val="0"/>
          <w:numId w:val="41"/>
        </w:numPr>
        <w:ind w:firstLineChars="0"/>
      </w:pPr>
      <w:r>
        <w:rPr>
          <w:rFonts w:hint="eastAsia"/>
        </w:rPr>
        <w:t>打卡详情：根据用户实际打卡的情况，展示该用户上班打卡、下班打卡的图片、时间和地点，时间精确到秒</w:t>
      </w:r>
    </w:p>
    <w:p w:rsidR="00085B3A" w:rsidRDefault="00085B3A" w:rsidP="00085B3A">
      <w:pPr>
        <w:pStyle w:val="aff2"/>
        <w:ind w:left="420" w:firstLineChars="0" w:firstLine="0"/>
      </w:pPr>
      <w:r>
        <w:rPr>
          <w:rFonts w:hint="eastAsia"/>
        </w:rPr>
        <w:t>范围内打卡地址显示为打卡规则中的打卡地址；</w:t>
      </w:r>
    </w:p>
    <w:p w:rsidR="008A5A7E" w:rsidRPr="008A5A7E" w:rsidRDefault="00085B3A" w:rsidP="00D65720">
      <w:pPr>
        <w:pStyle w:val="aff2"/>
        <w:ind w:left="420" w:firstLineChars="0" w:firstLine="0"/>
      </w:pPr>
      <w:r>
        <w:rPr>
          <w:rFonts w:hint="eastAsia"/>
        </w:rPr>
        <w:t>范围外打卡地址显示用户打卡时所在地址；</w:t>
      </w:r>
    </w:p>
    <w:p w:rsidR="007D19E4" w:rsidRPr="008E2050" w:rsidRDefault="007D19E4" w:rsidP="007D19E4">
      <w:pPr>
        <w:pStyle w:val="2"/>
        <w:rPr>
          <w:lang w:val="zh-CN"/>
        </w:rPr>
      </w:pPr>
      <w:bookmarkStart w:id="18" w:name="_Toc18253561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  <w:lang w:val="zh-CN"/>
        </w:rPr>
        <w:t>查看工资</w:t>
      </w:r>
      <w:bookmarkEnd w:id="18"/>
    </w:p>
    <w:p w:rsidR="007D19E4" w:rsidRDefault="007D19E4" w:rsidP="007D19E4">
      <w:pPr>
        <w:rPr>
          <w:b/>
          <w:bCs/>
        </w:rPr>
      </w:pPr>
      <w:r w:rsidRPr="00783C40">
        <w:rPr>
          <w:b/>
          <w:bCs/>
          <w:noProof/>
        </w:rPr>
        <w:drawing>
          <wp:inline distT="0" distB="0" distL="0" distR="0" wp14:anchorId="084638B4" wp14:editId="08F9F702">
            <wp:extent cx="5943600" cy="58877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9E4" w:rsidRDefault="007D19E4" w:rsidP="007D19E4">
      <w:pPr>
        <w:rPr>
          <w:b/>
          <w:bCs/>
        </w:rPr>
      </w:pPr>
      <w:r>
        <w:rPr>
          <w:rFonts w:hint="eastAsia"/>
          <w:b/>
          <w:bCs/>
        </w:rPr>
        <w:t>工资发放：</w:t>
      </w:r>
    </w:p>
    <w:p w:rsidR="007D19E4" w:rsidRDefault="007D19E4" w:rsidP="007D19E4">
      <w:pPr>
        <w:pStyle w:val="aff2"/>
        <w:numPr>
          <w:ilvl w:val="0"/>
          <w:numId w:val="17"/>
        </w:numPr>
        <w:ind w:firstLineChars="0"/>
      </w:pPr>
      <w:r>
        <w:rPr>
          <w:rFonts w:hint="eastAsia"/>
        </w:rPr>
        <w:t>展示用户在当前企业的工资表，标题格式为</w:t>
      </w:r>
      <w:r w:rsidRPr="00356117">
        <w:t>XXXX</w:t>
      </w:r>
      <w:r>
        <w:t>（人名）XXXX</w:t>
      </w:r>
      <w:r w:rsidRPr="00356117">
        <w:t>年X月</w:t>
      </w:r>
      <w:r>
        <w:rPr>
          <w:rFonts w:hint="eastAsia"/>
        </w:rPr>
        <w:t>第x批次</w:t>
      </w:r>
      <w:r w:rsidRPr="00356117">
        <w:t>工资表</w:t>
      </w:r>
      <w:r>
        <w:rPr>
          <w:rFonts w:hint="eastAsia"/>
        </w:rPr>
        <w:t>；如某月发了2次工资，分2条数据展示；</w:t>
      </w:r>
    </w:p>
    <w:p w:rsidR="007D19E4" w:rsidRDefault="007D19E4" w:rsidP="007D19E4">
      <w:pPr>
        <w:pStyle w:val="aff2"/>
        <w:numPr>
          <w:ilvl w:val="0"/>
          <w:numId w:val="17"/>
        </w:numPr>
        <w:ind w:firstLineChars="0"/>
      </w:pPr>
      <w:r>
        <w:rPr>
          <w:rFonts w:hint="eastAsia"/>
        </w:rPr>
        <w:t>展示状态为【待发放】【已发放】的工资表，工资列表的排序按发放月份和发放批次倒序排列；</w:t>
      </w:r>
    </w:p>
    <w:p w:rsidR="007D19E4" w:rsidRDefault="007D19E4" w:rsidP="007D19E4">
      <w:pPr>
        <w:pStyle w:val="aff2"/>
        <w:numPr>
          <w:ilvl w:val="0"/>
          <w:numId w:val="17"/>
        </w:numPr>
        <w:ind w:firstLineChars="0"/>
      </w:pPr>
      <w:r>
        <w:rPr>
          <w:rFonts w:hint="eastAsia"/>
        </w:rPr>
        <w:t>列表显示当前工资表的状态，分别为待确认、待发放、已发放和已拒绝。根据不同的状态，显示当前状态的文字颜色；默认状态为“待确认”；确认状态记录到P</w:t>
      </w:r>
      <w:r>
        <w:t>C</w:t>
      </w:r>
      <w:r>
        <w:rPr>
          <w:rFonts w:hint="eastAsia"/>
        </w:rPr>
        <w:t>端工资表详情；</w:t>
      </w:r>
    </w:p>
    <w:p w:rsidR="007D19E4" w:rsidRPr="00845E99" w:rsidRDefault="007D19E4" w:rsidP="007D19E4">
      <w:pPr>
        <w:rPr>
          <w:b/>
          <w:bCs/>
        </w:rPr>
      </w:pPr>
      <w:r w:rsidRPr="00845E99">
        <w:rPr>
          <w:rFonts w:hint="eastAsia"/>
          <w:b/>
          <w:bCs/>
        </w:rPr>
        <w:lastRenderedPageBreak/>
        <w:t>工资详情页</w:t>
      </w:r>
    </w:p>
    <w:p w:rsidR="007D19E4" w:rsidRDefault="007D19E4" w:rsidP="007D19E4">
      <w:pPr>
        <w:pStyle w:val="aff2"/>
        <w:numPr>
          <w:ilvl w:val="0"/>
          <w:numId w:val="43"/>
        </w:numPr>
        <w:ind w:firstLineChars="0"/>
      </w:pPr>
      <w:r>
        <w:rPr>
          <w:rFonts w:hint="eastAsia"/>
        </w:rPr>
        <w:t>详情页支持驳回/确认操作</w:t>
      </w:r>
    </w:p>
    <w:p w:rsidR="007D19E4" w:rsidRDefault="007D19E4" w:rsidP="007D19E4">
      <w:pPr>
        <w:pStyle w:val="aff2"/>
        <w:numPr>
          <w:ilvl w:val="0"/>
          <w:numId w:val="43"/>
        </w:numPr>
        <w:ind w:firstLineChars="0"/>
      </w:pPr>
      <w:r>
        <w:rPr>
          <w:rFonts w:hint="eastAsia"/>
        </w:rPr>
        <w:t>确认工资表：点击确认工资表弹出“确认工资表“弹框，提示：您对发放的工资表是否确认无误；如点击“确认”则完成并跳转至查看工资页面，该条工资表状态变更为”已确认“；如点击“取消”则退出弹窗</w:t>
      </w:r>
    </w:p>
    <w:p w:rsidR="007D19E4" w:rsidRDefault="007D19E4" w:rsidP="007D19E4">
      <w:pPr>
        <w:pStyle w:val="aff2"/>
        <w:numPr>
          <w:ilvl w:val="0"/>
          <w:numId w:val="43"/>
        </w:numPr>
        <w:ind w:firstLineChars="0"/>
      </w:pPr>
      <w:r>
        <w:rPr>
          <w:rFonts w:hint="eastAsia"/>
        </w:rPr>
        <w:t>驳回工资表：点击驳回工资表，弹出“驳回工资表“弹框，提示：您是否驳回工资表，企业将收到您的意见反馈；如点击“确认”则完成并跳转至查看工资页面，该条工资表状态变更为”已驳回“；如点击“取消”则退出弹窗</w:t>
      </w:r>
    </w:p>
    <w:p w:rsidR="007D19E4" w:rsidRDefault="007D19E4" w:rsidP="007D19E4">
      <w:pPr>
        <w:pStyle w:val="aff2"/>
        <w:numPr>
          <w:ilvl w:val="0"/>
          <w:numId w:val="43"/>
        </w:numPr>
        <w:ind w:firstLineChars="0"/>
      </w:pPr>
      <w:r>
        <w:rPr>
          <w:rFonts w:hint="eastAsia"/>
        </w:rPr>
        <w:t>点击“返回“按钮返回上一步”查看工资“</w:t>
      </w:r>
    </w:p>
    <w:p w:rsidR="007D19E4" w:rsidRPr="00783C40" w:rsidRDefault="007D19E4" w:rsidP="007D19E4"/>
    <w:p w:rsidR="007D19E4" w:rsidRPr="00282A5A" w:rsidRDefault="007D19E4" w:rsidP="007D19E4">
      <w:pPr>
        <w:spacing w:before="0" w:after="160"/>
      </w:pPr>
      <w:r>
        <w:br w:type="page"/>
      </w:r>
    </w:p>
    <w:p w:rsidR="00282A5A" w:rsidRDefault="00282A5A" w:rsidP="00282A5A">
      <w:pPr>
        <w:pStyle w:val="2"/>
        <w:rPr>
          <w:lang w:val="zh-CN"/>
        </w:rPr>
      </w:pPr>
      <w:bookmarkStart w:id="19" w:name="_Toc18253562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  <w:lang w:val="zh-CN"/>
        </w:rPr>
        <w:t>合同签订</w:t>
      </w:r>
      <w:bookmarkEnd w:id="19"/>
    </w:p>
    <w:p w:rsidR="005B0B4F" w:rsidRDefault="005B0B4F" w:rsidP="005B0B4F">
      <w:pPr>
        <w:rPr>
          <w:lang w:val="zh-CN"/>
        </w:rPr>
      </w:pPr>
      <w:r>
        <w:rPr>
          <w:noProof/>
        </w:rPr>
        <w:drawing>
          <wp:inline distT="0" distB="0" distL="0" distR="0" wp14:anchorId="6D5F4057" wp14:editId="7A343473">
            <wp:extent cx="5943600" cy="357632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40" w:rsidRPr="00783C40" w:rsidRDefault="00783C40" w:rsidP="00783C40">
      <w:pPr>
        <w:jc w:val="center"/>
        <w:rPr>
          <w:color w:val="FF0000"/>
          <w:lang w:val="zh-CN"/>
        </w:rPr>
      </w:pPr>
      <w:r w:rsidRPr="00783C40">
        <w:rPr>
          <w:rFonts w:hint="eastAsia"/>
          <w:color w:val="FF0000"/>
          <w:lang w:val="zh-CN"/>
        </w:rPr>
        <w:t>因按钮固定在页面底部，开发时请参照原型设计</w:t>
      </w:r>
    </w:p>
    <w:p w:rsidR="005B0B4F" w:rsidRDefault="005B0B4F" w:rsidP="003D0C95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务工协议内容调用平台中的劳动合同相关内容，通过首页点击“合同签订”跳转进入合同签订页面。</w:t>
      </w:r>
    </w:p>
    <w:p w:rsidR="005B0B4F" w:rsidRDefault="005B0B4F" w:rsidP="003D0C95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分别展示甲方（用人单位）、统一社会信用代码、办公地址、乙方（劳动者）、身份证号码、出生年月、家庭住址、部门、职位、雇佣周期、基本工资、合同附件调用人员档案中相应的字段直接显示；</w:t>
      </w:r>
    </w:p>
    <w:p w:rsidR="005B0B4F" w:rsidRDefault="005B0B4F" w:rsidP="003D0C95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添加合同附件内容，展示企业在录入实名信息时上传的合同附件图片；合同附件最多为5张。</w:t>
      </w:r>
    </w:p>
    <w:p w:rsidR="005B0B4F" w:rsidRDefault="005B0B4F" w:rsidP="003D0C95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默认协议状态为“待确认”点击“我已阅读并签订合同”跳转弹框</w:t>
      </w:r>
    </w:p>
    <w:p w:rsidR="005B0B4F" w:rsidRDefault="005B0B4F" w:rsidP="003D0C95">
      <w:pPr>
        <w:pStyle w:val="aff2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合同签订：点击按钮后给出二次确认弹窗，弹窗内容为：是否确定签订协议，点击确认后，原确认按钮隐藏，展示文案为：</w:t>
      </w:r>
      <w:r w:rsidRPr="000D18ED">
        <w:rPr>
          <w:rFonts w:hint="eastAsia"/>
        </w:rPr>
        <w:t>您于</w:t>
      </w:r>
      <w:r>
        <w:t>XX</w:t>
      </w:r>
      <w:r w:rsidRPr="000D18ED">
        <w:t>年</w:t>
      </w:r>
      <w:r>
        <w:t>XX</w:t>
      </w:r>
      <w:r w:rsidRPr="000D18ED">
        <w:t>月</w:t>
      </w:r>
      <w:r>
        <w:rPr>
          <w:rFonts w:hint="eastAsia"/>
        </w:rPr>
        <w:t>X</w:t>
      </w:r>
      <w:r>
        <w:t>X</w:t>
      </w:r>
      <w:r w:rsidRPr="000D18ED">
        <w:t>日确认签订协议</w:t>
      </w:r>
      <w:r>
        <w:rPr>
          <w:rFonts w:hint="eastAsia"/>
        </w:rPr>
        <w:t>。文字显示为绿色，具体流程参考交互设计；点击取消则退出弹框页</w:t>
      </w:r>
    </w:p>
    <w:p w:rsidR="005B0B4F" w:rsidRDefault="005B0B4F" w:rsidP="003D0C95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点击“返回“按钮返回上一步”首页“</w:t>
      </w:r>
    </w:p>
    <w:p w:rsidR="005B0B4F" w:rsidRDefault="005B0B4F" w:rsidP="00636734"/>
    <w:p w:rsidR="00DF5BE0" w:rsidRDefault="005B0B4F" w:rsidP="005B0B4F">
      <w:pPr>
        <w:spacing w:before="0" w:after="160"/>
      </w:pPr>
      <w:r>
        <w:br w:type="page"/>
      </w:r>
    </w:p>
    <w:p w:rsidR="005B0B4F" w:rsidRDefault="00282A5A" w:rsidP="005B0B4F">
      <w:pPr>
        <w:pStyle w:val="2"/>
        <w:rPr>
          <w:lang w:val="zh-CN"/>
        </w:rPr>
      </w:pPr>
      <w:bookmarkStart w:id="20" w:name="_Toc18253563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  <w:lang w:val="zh-CN"/>
        </w:rPr>
        <w:t>人员管理</w:t>
      </w:r>
      <w:bookmarkEnd w:id="20"/>
    </w:p>
    <w:p w:rsidR="008E7221" w:rsidRPr="008E7221" w:rsidRDefault="008E7221" w:rsidP="008E7221">
      <w:pPr>
        <w:pStyle w:val="3"/>
        <w:rPr>
          <w:lang w:val="zh-CN"/>
        </w:rPr>
      </w:pPr>
      <w:bookmarkStart w:id="21" w:name="_Toc18253564"/>
      <w:r>
        <w:rPr>
          <w:rFonts w:hint="eastAsia"/>
          <w:lang w:val="zh-CN"/>
        </w:rPr>
        <w:t>功能</w:t>
      </w:r>
      <w:r w:rsidRPr="00040CD3">
        <w:t>：</w:t>
      </w:r>
      <w:r>
        <w:rPr>
          <w:rFonts w:hint="eastAsia"/>
          <w:lang w:val="zh-CN"/>
        </w:rPr>
        <w:t>人员列表</w:t>
      </w:r>
      <w:r w:rsidR="00110AF3">
        <w:rPr>
          <w:rFonts w:hint="eastAsia"/>
          <w:lang w:val="zh-CN"/>
        </w:rPr>
        <w:t>（搜索）</w:t>
      </w:r>
      <w:bookmarkEnd w:id="21"/>
    </w:p>
    <w:p w:rsidR="00B404CE" w:rsidRPr="005B0B4F" w:rsidRDefault="00737361" w:rsidP="005B0B4F">
      <w:r>
        <w:rPr>
          <w:noProof/>
        </w:rPr>
        <w:drawing>
          <wp:inline distT="0" distB="0" distL="0" distR="0" wp14:anchorId="09E54AC8" wp14:editId="24242BD5">
            <wp:extent cx="1841233" cy="3286125"/>
            <wp:effectExtent l="19050" t="19050" r="260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7085" cy="331441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404CE">
        <w:rPr>
          <w:rFonts w:hint="eastAsia"/>
        </w:rPr>
        <w:t xml:space="preserve"> </w:t>
      </w:r>
      <w:r w:rsidR="00B404CE">
        <w:t xml:space="preserve">  </w:t>
      </w:r>
      <w:r w:rsidR="00B404CE">
        <w:rPr>
          <w:noProof/>
        </w:rPr>
        <w:drawing>
          <wp:inline distT="0" distB="0" distL="0" distR="0" wp14:anchorId="67D0F468" wp14:editId="11011688">
            <wp:extent cx="1831441" cy="3275745"/>
            <wp:effectExtent l="19050" t="19050" r="16510" b="203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6790" cy="335685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51A1F">
        <w:t xml:space="preserve">  </w:t>
      </w:r>
      <w:r w:rsidR="00B404CE">
        <w:rPr>
          <w:noProof/>
        </w:rPr>
        <w:drawing>
          <wp:inline distT="0" distB="0" distL="0" distR="0" wp14:anchorId="716EAFC5" wp14:editId="67B6C7D0">
            <wp:extent cx="1847850" cy="3302968"/>
            <wp:effectExtent l="19050" t="19050" r="19050" b="1206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1869" cy="334590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04CE" w:rsidRDefault="005B0B4F" w:rsidP="003D0C95">
      <w:pPr>
        <w:pStyle w:val="aff2"/>
        <w:numPr>
          <w:ilvl w:val="0"/>
          <w:numId w:val="11"/>
        </w:numPr>
        <w:ind w:firstLineChars="0"/>
        <w:rPr>
          <w:bCs/>
        </w:rPr>
      </w:pPr>
      <w:r w:rsidRPr="00B404CE">
        <w:rPr>
          <w:rFonts w:hint="eastAsia"/>
          <w:bCs/>
        </w:rPr>
        <w:t>企业管理人员点击首页人员管理按钮后进入人员管理页面</w:t>
      </w:r>
      <w:r w:rsidR="00B404CE">
        <w:rPr>
          <w:rFonts w:hint="eastAsia"/>
          <w:bCs/>
        </w:rPr>
        <w:t>；</w:t>
      </w:r>
    </w:p>
    <w:p w:rsidR="005B0B4F" w:rsidRDefault="005B0B4F" w:rsidP="003D0C95">
      <w:pPr>
        <w:pStyle w:val="aff2"/>
        <w:numPr>
          <w:ilvl w:val="0"/>
          <w:numId w:val="11"/>
        </w:numPr>
        <w:ind w:firstLineChars="0"/>
        <w:rPr>
          <w:bCs/>
        </w:rPr>
      </w:pPr>
      <w:r>
        <w:rPr>
          <w:rFonts w:hint="eastAsia"/>
          <w:bCs/>
        </w:rPr>
        <w:t>点击+号进入到人员添加页面；</w:t>
      </w:r>
    </w:p>
    <w:p w:rsidR="005B0B4F" w:rsidRDefault="005B0B4F" w:rsidP="003D0C95">
      <w:pPr>
        <w:pStyle w:val="aff2"/>
        <w:numPr>
          <w:ilvl w:val="0"/>
          <w:numId w:val="11"/>
        </w:numPr>
        <w:ind w:firstLineChars="0"/>
        <w:rPr>
          <w:bCs/>
        </w:rPr>
      </w:pPr>
      <w:r>
        <w:rPr>
          <w:rFonts w:hint="eastAsia"/>
          <w:bCs/>
        </w:rPr>
        <w:t>点击人员进入人员档案页面；</w:t>
      </w:r>
    </w:p>
    <w:p w:rsidR="005B0B4F" w:rsidRDefault="00851A1F" w:rsidP="005B0B4F">
      <w:pPr>
        <w:rPr>
          <w:bCs/>
        </w:rPr>
      </w:pPr>
      <w:r>
        <w:rPr>
          <w:rFonts w:hint="eastAsia"/>
          <w:bCs/>
        </w:rPr>
        <w:t xml:space="preserve">4、 </w:t>
      </w:r>
      <w:r w:rsidR="005B0B4F">
        <w:rPr>
          <w:rFonts w:hint="eastAsia"/>
          <w:bCs/>
        </w:rPr>
        <w:t>搜索框中支持</w:t>
      </w:r>
      <w:r>
        <w:rPr>
          <w:rFonts w:hint="eastAsia"/>
          <w:bCs/>
        </w:rPr>
        <w:t>姓名和身份证号</w:t>
      </w:r>
      <w:r w:rsidR="005B0B4F">
        <w:rPr>
          <w:rFonts w:hint="eastAsia"/>
          <w:bCs/>
        </w:rPr>
        <w:t>模糊搜索，展示结果内容。</w:t>
      </w:r>
    </w:p>
    <w:p w:rsidR="00737361" w:rsidRPr="00A460F5" w:rsidRDefault="00737361" w:rsidP="005B0B4F">
      <w:pPr>
        <w:rPr>
          <w:bCs/>
          <w:color w:val="FF0000"/>
        </w:rPr>
      </w:pPr>
      <w:r w:rsidRPr="00A460F5">
        <w:rPr>
          <w:rFonts w:hint="eastAsia"/>
          <w:bCs/>
          <w:color w:val="FF0000"/>
        </w:rPr>
        <w:t>5、顶部筛选项：全部人员、在职人员、离职人员</w:t>
      </w:r>
      <w:r w:rsidR="00407591" w:rsidRPr="00A460F5">
        <w:rPr>
          <w:rFonts w:hint="eastAsia"/>
          <w:bCs/>
          <w:color w:val="FF0000"/>
        </w:rPr>
        <w:t>；</w:t>
      </w:r>
    </w:p>
    <w:p w:rsidR="00407591" w:rsidRDefault="00407591" w:rsidP="005B0B4F">
      <w:pPr>
        <w:rPr>
          <w:color w:val="FF0000"/>
          <w:lang w:val="zh-CN"/>
        </w:rPr>
      </w:pPr>
      <w:r w:rsidRPr="00A460F5">
        <w:rPr>
          <w:rFonts w:hint="eastAsia"/>
          <w:bCs/>
          <w:color w:val="FF0000"/>
        </w:rPr>
        <w:t>6、</w:t>
      </w:r>
      <w:r w:rsidRPr="00A460F5">
        <w:rPr>
          <w:rFonts w:hint="eastAsia"/>
          <w:color w:val="FF0000"/>
          <w:lang w:val="zh-CN"/>
        </w:rPr>
        <w:t>如果企业多次入职公司，展示为多条记录，无需去重；</w:t>
      </w:r>
    </w:p>
    <w:p w:rsidR="00A460F5" w:rsidRDefault="00A460F5" w:rsidP="005B0B4F">
      <w:pPr>
        <w:rPr>
          <w:color w:val="FF0000"/>
          <w:lang w:val="zh-CN"/>
        </w:rPr>
      </w:pPr>
      <w:r>
        <w:rPr>
          <w:rFonts w:hint="eastAsia"/>
          <w:color w:val="FF0000"/>
          <w:lang w:val="zh-CN"/>
        </w:rPr>
        <w:t>7、列表按照添加时间倒叙排列；</w:t>
      </w:r>
    </w:p>
    <w:p w:rsidR="00A460F5" w:rsidRPr="00A460F5" w:rsidRDefault="00A460F5" w:rsidP="005B0B4F">
      <w:pPr>
        <w:rPr>
          <w:bCs/>
          <w:color w:val="FF0000"/>
        </w:rPr>
      </w:pPr>
    </w:p>
    <w:p w:rsidR="008E7221" w:rsidRDefault="008E7221" w:rsidP="008E7221">
      <w:pPr>
        <w:spacing w:before="0" w:after="160"/>
        <w:rPr>
          <w:bCs/>
        </w:rPr>
      </w:pPr>
      <w:r>
        <w:rPr>
          <w:bCs/>
        </w:rPr>
        <w:br w:type="page"/>
      </w:r>
    </w:p>
    <w:p w:rsidR="002156A6" w:rsidRPr="002156A6" w:rsidRDefault="008E7221" w:rsidP="002156A6">
      <w:pPr>
        <w:pStyle w:val="3"/>
        <w:rPr>
          <w:lang w:val="zh-CN"/>
        </w:rPr>
      </w:pPr>
      <w:bookmarkStart w:id="22" w:name="_Toc18253565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  <w:lang w:val="zh-CN"/>
        </w:rPr>
        <w:t>添加人员</w:t>
      </w:r>
      <w:bookmarkEnd w:id="22"/>
    </w:p>
    <w:p w:rsidR="002156A6" w:rsidRDefault="002156A6" w:rsidP="002156A6">
      <w:pPr>
        <w:rPr>
          <w:lang w:val="zh-CN"/>
        </w:rPr>
      </w:pPr>
      <w:r w:rsidRPr="002156A6">
        <w:rPr>
          <w:noProof/>
          <w:lang w:val="zh-CN"/>
        </w:rPr>
        <w:drawing>
          <wp:inline distT="0" distB="0" distL="0" distR="0">
            <wp:extent cx="5943600" cy="7710805"/>
            <wp:effectExtent l="0" t="0" r="0" b="4445"/>
            <wp:docPr id="77" name="图片 77" descr="C:\Users\ADMINI~1\AppData\Local\Temp\R3{SA4EL[[4V`YIG_YSCO`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R3{SA4EL[[4V`YIG_YSCO`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554" w:rsidRDefault="00C30554" w:rsidP="00C30554">
      <w:pPr>
        <w:rPr>
          <w:color w:val="00B0F0"/>
          <w:lang w:val="zh-CN"/>
        </w:rPr>
      </w:pPr>
      <w:r>
        <w:rPr>
          <w:rFonts w:hint="eastAsia"/>
          <w:color w:val="00B0F0"/>
          <w:lang w:val="zh-CN"/>
        </w:rPr>
        <w:lastRenderedPageBreak/>
        <w:t>业务逻辑（同P</w:t>
      </w:r>
      <w:r>
        <w:rPr>
          <w:color w:val="00B0F0"/>
          <w:lang w:val="zh-CN"/>
        </w:rPr>
        <w:t>C</w:t>
      </w:r>
      <w:r>
        <w:rPr>
          <w:rFonts w:hint="eastAsia"/>
          <w:color w:val="00B0F0"/>
          <w:lang w:val="zh-CN"/>
        </w:rPr>
        <w:t>端）：</w:t>
      </w:r>
    </w:p>
    <w:p w:rsidR="00C30554" w:rsidRPr="00C30554" w:rsidRDefault="00C30554" w:rsidP="003D0C95">
      <w:pPr>
        <w:pStyle w:val="aff2"/>
        <w:numPr>
          <w:ilvl w:val="0"/>
          <w:numId w:val="48"/>
        </w:numPr>
        <w:ind w:firstLineChars="0"/>
        <w:rPr>
          <w:lang w:val="zh-CN"/>
        </w:rPr>
      </w:pPr>
      <w:r w:rsidRPr="00C30554">
        <w:rPr>
          <w:rFonts w:hint="eastAsia"/>
        </w:rPr>
        <w:t>每家企业只能查看自家公司的人员档案；</w:t>
      </w:r>
    </w:p>
    <w:p w:rsidR="00C30554" w:rsidRPr="00C30554" w:rsidRDefault="00C30554" w:rsidP="003D0C95">
      <w:pPr>
        <w:pStyle w:val="aff2"/>
        <w:numPr>
          <w:ilvl w:val="0"/>
          <w:numId w:val="48"/>
        </w:numPr>
        <w:ind w:firstLineChars="0"/>
        <w:rPr>
          <w:lang w:val="zh-CN"/>
        </w:rPr>
      </w:pPr>
      <w:r w:rsidRPr="00C30554">
        <w:rPr>
          <w:rFonts w:hint="eastAsia"/>
        </w:rPr>
        <w:t>档案中身份信息模块部分字段为人员个人信息字段（除头像外），后一家公司填写的信息可覆盖前一家公司填写的信息，在各企业档案中保持一致；其他字段各档案不同，跟随档案保存；</w:t>
      </w:r>
    </w:p>
    <w:p w:rsidR="00C0042A" w:rsidRPr="00727960" w:rsidRDefault="00C0042A" w:rsidP="00C0042A">
      <w:pPr>
        <w:pStyle w:val="aff2"/>
        <w:ind w:left="420" w:firstLineChars="0" w:firstLine="0"/>
        <w:rPr>
          <w:color w:val="FF0000"/>
          <w:sz w:val="20"/>
          <w:szCs w:val="20"/>
          <w:lang w:val="zh-CN"/>
        </w:rPr>
      </w:pPr>
      <w:r w:rsidRPr="00727960">
        <w:rPr>
          <w:rFonts w:hint="eastAsia"/>
          <w:color w:val="FF0000"/>
          <w:sz w:val="20"/>
          <w:szCs w:val="20"/>
        </w:rPr>
        <w:t>人员个人信息中</w:t>
      </w:r>
      <w:ins w:id="23" w:author="Administrator" w:date="2019-09-01T18:15:00Z">
        <w:r>
          <w:rPr>
            <w:rFonts w:hint="eastAsia"/>
            <w:color w:val="FF0000"/>
            <w:sz w:val="20"/>
            <w:szCs w:val="20"/>
          </w:rPr>
          <w:t>头像</w:t>
        </w:r>
      </w:ins>
      <w:del w:id="24" w:author="Administrator" w:date="2019-09-01T18:15:00Z">
        <w:r w:rsidRPr="00727960" w:rsidDel="00152C7C">
          <w:rPr>
            <w:rFonts w:hint="eastAsia"/>
            <w:color w:val="FF0000"/>
            <w:sz w:val="20"/>
            <w:szCs w:val="20"/>
          </w:rPr>
          <w:delText>头像覆盖原则比较特殊，是否覆盖</w:delText>
        </w:r>
      </w:del>
      <w:bookmarkStart w:id="25" w:name="_Hlk18314368"/>
      <w:ins w:id="26" w:author="Administrator" w:date="2019-09-01T18:15:00Z">
        <w:r>
          <w:rPr>
            <w:rFonts w:hint="eastAsia"/>
            <w:color w:val="FF0000"/>
            <w:sz w:val="20"/>
            <w:szCs w:val="20"/>
          </w:rPr>
          <w:t>展示规则</w:t>
        </w:r>
      </w:ins>
      <w:r w:rsidRPr="00727960">
        <w:rPr>
          <w:rFonts w:hint="eastAsia"/>
          <w:color w:val="FF0000"/>
          <w:sz w:val="20"/>
          <w:szCs w:val="20"/>
        </w:rPr>
        <w:t>与人员录入</w:t>
      </w:r>
      <w:r>
        <w:rPr>
          <w:rFonts w:hint="eastAsia"/>
          <w:color w:val="FF0000"/>
          <w:sz w:val="20"/>
          <w:szCs w:val="20"/>
        </w:rPr>
        <w:t>公司</w:t>
      </w:r>
      <w:r w:rsidRPr="00727960">
        <w:rPr>
          <w:rFonts w:hint="eastAsia"/>
          <w:color w:val="FF0000"/>
          <w:sz w:val="20"/>
          <w:szCs w:val="20"/>
        </w:rPr>
        <w:t>方式有关，优先级为：身份证阅读器（图片识别）</w:t>
      </w:r>
      <w:r w:rsidRPr="00727960">
        <w:rPr>
          <w:color w:val="FF0000"/>
          <w:sz w:val="20"/>
          <w:szCs w:val="20"/>
        </w:rPr>
        <w:t>&gt;</w:t>
      </w:r>
      <w:r w:rsidRPr="00727960">
        <w:rPr>
          <w:rFonts w:hint="eastAsia"/>
          <w:color w:val="FF0000"/>
          <w:sz w:val="20"/>
          <w:szCs w:val="20"/>
        </w:rPr>
        <w:t>社会保障卡头像&gt;app拍摄人像；</w:t>
      </w:r>
    </w:p>
    <w:bookmarkEnd w:id="25"/>
    <w:p w:rsidR="00C30554" w:rsidRPr="000F17FB" w:rsidRDefault="00C30554" w:rsidP="000F17FB">
      <w:pPr>
        <w:pStyle w:val="aff2"/>
        <w:numPr>
          <w:ilvl w:val="0"/>
          <w:numId w:val="48"/>
        </w:numPr>
        <w:ind w:firstLineChars="0"/>
        <w:rPr>
          <w:lang w:val="zh-CN"/>
        </w:rPr>
      </w:pPr>
      <w:r w:rsidRPr="00C30554">
        <w:rPr>
          <w:rFonts w:hint="eastAsia"/>
        </w:rPr>
        <w:t>添加人员时可从内蒙古社保系统中读取社保卡所属银行和银行卡号，企业可修改；</w:t>
      </w:r>
    </w:p>
    <w:p w:rsidR="00C30554" w:rsidRPr="00C30554" w:rsidRDefault="00C30554" w:rsidP="003D0C95">
      <w:pPr>
        <w:pStyle w:val="aff2"/>
        <w:numPr>
          <w:ilvl w:val="0"/>
          <w:numId w:val="48"/>
        </w:numPr>
        <w:ind w:firstLineChars="0"/>
        <w:rPr>
          <w:lang w:val="zh-CN"/>
        </w:rPr>
      </w:pPr>
      <w:r w:rsidRPr="00C30554">
        <w:rPr>
          <w:rFonts w:hint="eastAsia"/>
          <w:lang w:val="zh-CN"/>
        </w:rPr>
        <w:t>在一家公司中，同一个身份证号，只能对应1个在职人员，不能重复录入；</w:t>
      </w:r>
    </w:p>
    <w:p w:rsidR="00C30554" w:rsidRPr="005042EC" w:rsidRDefault="00C30554" w:rsidP="00C30554">
      <w:pPr>
        <w:pStyle w:val="aff2"/>
        <w:ind w:left="420" w:firstLineChars="0" w:firstLine="0"/>
        <w:rPr>
          <w:sz w:val="20"/>
          <w:szCs w:val="20"/>
          <w:lang w:val="zh-CN"/>
        </w:rPr>
      </w:pPr>
    </w:p>
    <w:p w:rsidR="00C30554" w:rsidRPr="00C30554" w:rsidRDefault="00C30554" w:rsidP="002156A6">
      <w:pPr>
        <w:rPr>
          <w:color w:val="00B0F0"/>
          <w:lang w:val="zh-CN"/>
        </w:rPr>
      </w:pPr>
      <w:r w:rsidRPr="00C30554">
        <w:rPr>
          <w:rFonts w:hint="eastAsia"/>
          <w:color w:val="00B0F0"/>
          <w:lang w:val="zh-CN"/>
        </w:rPr>
        <w:t>交互逻辑：</w:t>
      </w:r>
    </w:p>
    <w:p w:rsidR="005B0B4F" w:rsidRDefault="005B0B4F" w:rsidP="005B0B4F">
      <w:pPr>
        <w:rPr>
          <w:b/>
        </w:rPr>
      </w:pPr>
      <w:r>
        <w:rPr>
          <w:rFonts w:hint="eastAsia"/>
          <w:b/>
        </w:rPr>
        <w:t>添加人员（步骤一）：</w:t>
      </w:r>
    </w:p>
    <w:p w:rsidR="005B0B4F" w:rsidRPr="00FF0D35" w:rsidRDefault="005B0B4F" w:rsidP="003D0C95">
      <w:pPr>
        <w:pStyle w:val="aff2"/>
        <w:numPr>
          <w:ilvl w:val="0"/>
          <w:numId w:val="12"/>
        </w:numPr>
        <w:ind w:firstLineChars="0"/>
        <w:rPr>
          <w:bCs/>
        </w:rPr>
      </w:pPr>
      <w:r w:rsidRPr="00FF0D35">
        <w:rPr>
          <w:rFonts w:hint="eastAsia"/>
          <w:bCs/>
        </w:rPr>
        <w:t>添加人员分为四个步骤，分别为上传身份信息、确认身份信息、</w:t>
      </w:r>
      <w:r w:rsidR="00FF0D35" w:rsidRPr="00FF0D35">
        <w:rPr>
          <w:rFonts w:hint="eastAsia"/>
          <w:bCs/>
        </w:rPr>
        <w:t>拍摄人脸、</w:t>
      </w:r>
      <w:r w:rsidRPr="00FF0D35">
        <w:rPr>
          <w:rFonts w:hint="eastAsia"/>
          <w:bCs/>
        </w:rPr>
        <w:t>设置人员用工信息以及添加成功提示；</w:t>
      </w:r>
      <w:r w:rsidR="00FF0D35" w:rsidRPr="00FF0D35">
        <w:rPr>
          <w:bCs/>
        </w:rPr>
        <w:t xml:space="preserve"> </w:t>
      </w:r>
    </w:p>
    <w:p w:rsidR="005B0B4F" w:rsidRDefault="005B0B4F" w:rsidP="003D0C95">
      <w:pPr>
        <w:pStyle w:val="aff2"/>
        <w:numPr>
          <w:ilvl w:val="0"/>
          <w:numId w:val="12"/>
        </w:numPr>
        <w:ind w:firstLineChars="0"/>
        <w:rPr>
          <w:bCs/>
        </w:rPr>
      </w:pPr>
      <w:r>
        <w:rPr>
          <w:rFonts w:hint="eastAsia"/>
          <w:bCs/>
        </w:rPr>
        <w:t>首先拍照读取身份证内容信息；</w:t>
      </w:r>
      <w:r w:rsidRPr="00DA5E8F">
        <w:rPr>
          <w:rFonts w:hint="eastAsia"/>
          <w:bCs/>
        </w:rPr>
        <w:t>实名身份认证页面主要做用为拍照上传身份照片，不支持选择本地照片；</w:t>
      </w:r>
    </w:p>
    <w:p w:rsidR="005B0B4F" w:rsidRPr="00885B44" w:rsidRDefault="005B0B4F" w:rsidP="005B0B4F">
      <w:pPr>
        <w:rPr>
          <w:b/>
        </w:rPr>
      </w:pPr>
      <w:r w:rsidRPr="00885B44">
        <w:rPr>
          <w:rFonts w:hint="eastAsia"/>
          <w:b/>
        </w:rPr>
        <w:t>确认身份信息（步骤二）：</w:t>
      </w:r>
    </w:p>
    <w:p w:rsidR="005B0B4F" w:rsidRDefault="005B0B4F" w:rsidP="003D0C95">
      <w:pPr>
        <w:pStyle w:val="aff2"/>
        <w:numPr>
          <w:ilvl w:val="0"/>
          <w:numId w:val="39"/>
        </w:numPr>
        <w:ind w:firstLineChars="0"/>
        <w:rPr>
          <w:bCs/>
        </w:rPr>
      </w:pPr>
      <w:r>
        <w:rPr>
          <w:rFonts w:hint="eastAsia"/>
          <w:bCs/>
        </w:rPr>
        <w:t>根据拍摄身份证照识别信息进行查看，并点击下一步进行确认操作（详细规则同注册板块实名身份认证）</w:t>
      </w:r>
    </w:p>
    <w:p w:rsidR="005B0B4F" w:rsidRDefault="005B0B4F" w:rsidP="005B0B4F">
      <w:pPr>
        <w:rPr>
          <w:b/>
        </w:rPr>
      </w:pPr>
      <w:r w:rsidRPr="00885B44">
        <w:rPr>
          <w:rFonts w:hint="eastAsia"/>
          <w:b/>
        </w:rPr>
        <w:t>人脸识别（步骤</w:t>
      </w:r>
      <w:r>
        <w:rPr>
          <w:rFonts w:hint="eastAsia"/>
          <w:b/>
        </w:rPr>
        <w:t>三</w:t>
      </w:r>
      <w:r w:rsidRPr="00885B44">
        <w:rPr>
          <w:rFonts w:hint="eastAsia"/>
          <w:b/>
        </w:rPr>
        <w:t>）</w:t>
      </w:r>
    </w:p>
    <w:p w:rsidR="005B0B4F" w:rsidRDefault="005B0B4F" w:rsidP="003D0C95">
      <w:pPr>
        <w:pStyle w:val="aff2"/>
        <w:numPr>
          <w:ilvl w:val="0"/>
          <w:numId w:val="13"/>
        </w:numPr>
        <w:ind w:firstLineChars="0"/>
        <w:rPr>
          <w:bCs/>
        </w:rPr>
      </w:pPr>
      <w:r>
        <w:rPr>
          <w:rFonts w:hint="eastAsia"/>
          <w:bCs/>
        </w:rPr>
        <w:t>人脸识别同步员工账号注册页面对拍摄人脸照片与身份证照片核验（详细规则同注册板块身份核验）</w:t>
      </w:r>
      <w:r w:rsidR="006C2D0F" w:rsidRPr="00D51B51">
        <w:rPr>
          <w:rFonts w:hint="eastAsia"/>
          <w:bCs/>
          <w:color w:val="FF0000"/>
        </w:rPr>
        <w:t>但为调用后置摄像头</w:t>
      </w:r>
      <w:r w:rsidR="006C2D0F">
        <w:rPr>
          <w:rFonts w:hint="eastAsia"/>
          <w:bCs/>
        </w:rPr>
        <w:t>；</w:t>
      </w:r>
    </w:p>
    <w:p w:rsidR="005B0B4F" w:rsidRDefault="005B0B4F" w:rsidP="003D0C95">
      <w:pPr>
        <w:pStyle w:val="aff2"/>
        <w:numPr>
          <w:ilvl w:val="0"/>
          <w:numId w:val="13"/>
        </w:numPr>
        <w:ind w:firstLineChars="0"/>
        <w:rPr>
          <w:bCs/>
        </w:rPr>
      </w:pPr>
      <w:r>
        <w:rPr>
          <w:rFonts w:hint="eastAsia"/>
          <w:bCs/>
        </w:rPr>
        <w:t>点击下一步完成身份核验进入下一步</w:t>
      </w:r>
    </w:p>
    <w:p w:rsidR="005B0B4F" w:rsidRPr="00885B44" w:rsidRDefault="005B0B4F" w:rsidP="005B0B4F">
      <w:pPr>
        <w:rPr>
          <w:b/>
        </w:rPr>
      </w:pPr>
      <w:r w:rsidRPr="00885B44">
        <w:rPr>
          <w:rFonts w:hint="eastAsia"/>
          <w:b/>
        </w:rPr>
        <w:t>添加人员信息（步骤四）</w:t>
      </w:r>
    </w:p>
    <w:p w:rsidR="005B0B4F" w:rsidRDefault="005B0B4F" w:rsidP="003D0C95">
      <w:pPr>
        <w:pStyle w:val="aff2"/>
        <w:numPr>
          <w:ilvl w:val="0"/>
          <w:numId w:val="40"/>
        </w:numPr>
        <w:ind w:firstLineChars="0"/>
        <w:rPr>
          <w:bCs/>
        </w:rPr>
      </w:pPr>
      <w:r>
        <w:rPr>
          <w:rFonts w:hint="eastAsia"/>
          <w:bCs/>
        </w:rPr>
        <w:t>页面包含身份信息、基本信息和合同信息三个部分；</w:t>
      </w:r>
    </w:p>
    <w:p w:rsidR="005B0B4F" w:rsidRDefault="005B0B4F" w:rsidP="003D0C95">
      <w:pPr>
        <w:pStyle w:val="aff2"/>
        <w:numPr>
          <w:ilvl w:val="0"/>
          <w:numId w:val="40"/>
        </w:numPr>
        <w:ind w:firstLineChars="0"/>
        <w:rPr>
          <w:bCs/>
        </w:rPr>
      </w:pPr>
      <w:r>
        <w:rPr>
          <w:rFonts w:hint="eastAsia"/>
          <w:bCs/>
        </w:rPr>
        <w:t>身份信息：</w:t>
      </w:r>
      <w:r w:rsidRPr="00A126E3">
        <w:rPr>
          <w:rFonts w:hint="eastAsia"/>
          <w:bCs/>
        </w:rPr>
        <w:t>根据身份证默认</w:t>
      </w:r>
      <w:r w:rsidR="00093920">
        <w:rPr>
          <w:rFonts w:hint="eastAsia"/>
          <w:bCs/>
        </w:rPr>
        <w:t>带入</w:t>
      </w:r>
      <w:r w:rsidRPr="00A126E3">
        <w:rPr>
          <w:rFonts w:hint="eastAsia"/>
          <w:bCs/>
        </w:rPr>
        <w:t>姓名、身份证号、</w:t>
      </w:r>
      <w:r>
        <w:rPr>
          <w:rFonts w:hint="eastAsia"/>
          <w:bCs/>
        </w:rPr>
        <w:t>人员</w:t>
      </w:r>
      <w:r w:rsidRPr="00A126E3">
        <w:rPr>
          <w:rFonts w:hint="eastAsia"/>
          <w:bCs/>
        </w:rPr>
        <w:t>姓别、出生日期、</w:t>
      </w:r>
      <w:r>
        <w:rPr>
          <w:rFonts w:hint="eastAsia"/>
          <w:bCs/>
        </w:rPr>
        <w:t>人员</w:t>
      </w:r>
      <w:r w:rsidRPr="00A126E3">
        <w:rPr>
          <w:rFonts w:hint="eastAsia"/>
          <w:bCs/>
        </w:rPr>
        <w:t>民族</w:t>
      </w:r>
      <w:r>
        <w:rPr>
          <w:rFonts w:hint="eastAsia"/>
          <w:bCs/>
        </w:rPr>
        <w:t>、</w:t>
      </w:r>
      <w:r w:rsidRPr="00A126E3">
        <w:rPr>
          <w:rFonts w:hint="eastAsia"/>
          <w:bCs/>
        </w:rPr>
        <w:t>家庭地址</w:t>
      </w:r>
      <w:r w:rsidR="00093920">
        <w:rPr>
          <w:rFonts w:hint="eastAsia"/>
          <w:bCs/>
        </w:rPr>
        <w:t>，</w:t>
      </w:r>
      <w:r w:rsidR="00093920" w:rsidRPr="00093920">
        <w:rPr>
          <w:rFonts w:hint="eastAsia"/>
          <w:bCs/>
          <w:color w:val="00B0F0"/>
        </w:rPr>
        <w:t>不可修改</w:t>
      </w:r>
      <w:r w:rsidRPr="00A126E3">
        <w:rPr>
          <w:rFonts w:hint="eastAsia"/>
          <w:bCs/>
        </w:rPr>
        <w:t>；</w:t>
      </w:r>
      <w:r>
        <w:rPr>
          <w:rFonts w:hint="eastAsia"/>
          <w:bCs/>
        </w:rPr>
        <w:t>其中“文化程度、婚姻状况、政治面貌为选择项，</w:t>
      </w:r>
      <w:r w:rsidR="00093920">
        <w:rPr>
          <w:rFonts w:hint="eastAsia"/>
          <w:bCs/>
        </w:rPr>
        <w:t>可从人员库中带入信息，企业可修改；</w:t>
      </w:r>
      <w:r w:rsidR="00093920">
        <w:rPr>
          <w:bCs/>
        </w:rPr>
        <w:t xml:space="preserve"> </w:t>
      </w:r>
    </w:p>
    <w:p w:rsidR="00C30554" w:rsidRPr="00C30554" w:rsidRDefault="005B0B4F" w:rsidP="003D0C95">
      <w:pPr>
        <w:pStyle w:val="aff2"/>
        <w:numPr>
          <w:ilvl w:val="0"/>
          <w:numId w:val="40"/>
        </w:numPr>
        <w:ind w:firstLineChars="0"/>
        <w:rPr>
          <w:bCs/>
        </w:rPr>
      </w:pPr>
      <w:r w:rsidRPr="00C30554">
        <w:rPr>
          <w:rFonts w:hint="eastAsia"/>
          <w:bCs/>
        </w:rPr>
        <w:t>基础信息：工资卡银行、工资卡号、手机号</w:t>
      </w:r>
      <w:r w:rsidR="00C30554" w:rsidRPr="00C30554">
        <w:rPr>
          <w:rFonts w:hint="eastAsia"/>
          <w:bCs/>
        </w:rPr>
        <w:t>；</w:t>
      </w:r>
      <w:r w:rsidRPr="00C30554">
        <w:rPr>
          <w:rFonts w:hint="eastAsia"/>
          <w:bCs/>
        </w:rPr>
        <w:t>基础信息全部为非必填项；</w:t>
      </w:r>
      <w:r w:rsidR="00C30554" w:rsidRPr="00C30554">
        <w:rPr>
          <w:rFonts w:hint="eastAsia"/>
          <w:bCs/>
        </w:rPr>
        <w:t>可从内蒙古社保信息中自动带入社保卡所属工资卡银行、工资卡号；</w:t>
      </w:r>
    </w:p>
    <w:p w:rsidR="005B0B4F" w:rsidRPr="00C30554" w:rsidRDefault="005B0B4F" w:rsidP="003D0C95">
      <w:pPr>
        <w:pStyle w:val="aff2"/>
        <w:numPr>
          <w:ilvl w:val="0"/>
          <w:numId w:val="40"/>
        </w:numPr>
        <w:ind w:firstLineChars="0"/>
        <w:rPr>
          <w:bCs/>
        </w:rPr>
      </w:pPr>
      <w:r w:rsidRPr="00C30554">
        <w:rPr>
          <w:rFonts w:hint="eastAsia"/>
          <w:bCs/>
        </w:rPr>
        <w:lastRenderedPageBreak/>
        <w:t>合同信息：部门、职位、雇佣起始、雇佣结束、基本工资、合同附件；</w:t>
      </w:r>
      <w:r w:rsidR="00C30554">
        <w:rPr>
          <w:rFonts w:hint="eastAsia"/>
          <w:bCs/>
        </w:rPr>
        <w:t>职位</w:t>
      </w:r>
      <w:r w:rsidRPr="00C30554">
        <w:rPr>
          <w:rFonts w:hint="eastAsia"/>
          <w:bCs/>
        </w:rPr>
        <w:t>、雇佣起始、雇佣结束为</w:t>
      </w:r>
      <w:r w:rsidR="00C30554">
        <w:rPr>
          <w:rFonts w:hint="eastAsia"/>
          <w:bCs/>
        </w:rPr>
        <w:t>必填</w:t>
      </w:r>
      <w:r w:rsidRPr="00C30554">
        <w:rPr>
          <w:rFonts w:hint="eastAsia"/>
          <w:bCs/>
        </w:rPr>
        <w:t>项。</w:t>
      </w:r>
    </w:p>
    <w:p w:rsidR="005B0B4F" w:rsidRPr="00AA23B1" w:rsidRDefault="005B0B4F" w:rsidP="003D0C95">
      <w:pPr>
        <w:pStyle w:val="aff2"/>
        <w:numPr>
          <w:ilvl w:val="0"/>
          <w:numId w:val="40"/>
        </w:numPr>
        <w:ind w:firstLineChars="0"/>
        <w:rPr>
          <w:bCs/>
          <w:color w:val="FF0000"/>
        </w:rPr>
      </w:pPr>
      <w:r w:rsidRPr="00AA23B1">
        <w:rPr>
          <w:rFonts w:hint="eastAsia"/>
          <w:bCs/>
          <w:color w:val="FF0000"/>
        </w:rPr>
        <w:t>所有输入项和选择项，参考通用标准文档；</w:t>
      </w:r>
    </w:p>
    <w:p w:rsidR="005B0B4F" w:rsidRPr="008F5351" w:rsidRDefault="00C30554" w:rsidP="003D0C95">
      <w:pPr>
        <w:pStyle w:val="aff2"/>
        <w:numPr>
          <w:ilvl w:val="0"/>
          <w:numId w:val="40"/>
        </w:numPr>
        <w:ind w:firstLineChars="0"/>
        <w:rPr>
          <w:bCs/>
        </w:rPr>
      </w:pPr>
      <w:r>
        <w:rPr>
          <w:rFonts w:hint="eastAsia"/>
          <w:bCs/>
        </w:rPr>
        <w:t>添加成功跳转到</w:t>
      </w:r>
      <w:r w:rsidR="005B0B4F" w:rsidRPr="008F5351">
        <w:rPr>
          <w:rFonts w:hint="eastAsia"/>
          <w:bCs/>
        </w:rPr>
        <w:t>添加成功页面</w:t>
      </w:r>
      <w:r>
        <w:rPr>
          <w:rFonts w:hint="eastAsia"/>
          <w:bCs/>
        </w:rPr>
        <w:t>；</w:t>
      </w:r>
    </w:p>
    <w:p w:rsidR="005B0B4F" w:rsidRDefault="005B0B4F" w:rsidP="005B0B4F">
      <w:pPr>
        <w:rPr>
          <w:b/>
        </w:rPr>
      </w:pPr>
      <w:r>
        <w:rPr>
          <w:rFonts w:hint="eastAsia"/>
          <w:b/>
        </w:rPr>
        <w:t>添加成功（步骤五）：</w:t>
      </w:r>
    </w:p>
    <w:p w:rsidR="005B0B4F" w:rsidRDefault="005B0B4F" w:rsidP="003D0C95">
      <w:pPr>
        <w:pStyle w:val="aff2"/>
        <w:numPr>
          <w:ilvl w:val="0"/>
          <w:numId w:val="14"/>
        </w:numPr>
        <w:ind w:firstLineChars="0"/>
        <w:rPr>
          <w:bCs/>
        </w:rPr>
      </w:pPr>
      <w:r w:rsidRPr="00B55C31">
        <w:rPr>
          <w:rFonts w:hint="eastAsia"/>
          <w:bCs/>
        </w:rPr>
        <w:t>点击继续添加跳转至步骤一；</w:t>
      </w:r>
    </w:p>
    <w:p w:rsidR="00B001E9" w:rsidRPr="00B001E9" w:rsidRDefault="005B0B4F" w:rsidP="003D0C95">
      <w:pPr>
        <w:pStyle w:val="aff2"/>
        <w:numPr>
          <w:ilvl w:val="0"/>
          <w:numId w:val="14"/>
        </w:numPr>
        <w:ind w:firstLineChars="0"/>
        <w:rPr>
          <w:bCs/>
        </w:rPr>
      </w:pPr>
      <w:r w:rsidRPr="00B55C31">
        <w:rPr>
          <w:rFonts w:hint="eastAsia"/>
          <w:bCs/>
        </w:rPr>
        <w:t>点击返回列表跳转至人员管理页面；</w:t>
      </w:r>
    </w:p>
    <w:p w:rsidR="00B001E9" w:rsidRPr="00D51B51" w:rsidRDefault="005B0B4F" w:rsidP="003D0C95">
      <w:pPr>
        <w:pStyle w:val="aff2"/>
        <w:numPr>
          <w:ilvl w:val="0"/>
          <w:numId w:val="14"/>
        </w:numPr>
        <w:ind w:firstLineChars="0"/>
        <w:rPr>
          <w:bCs/>
        </w:rPr>
      </w:pPr>
      <w:r w:rsidRPr="008F5351">
        <w:rPr>
          <w:rFonts w:hint="eastAsia"/>
          <w:bCs/>
        </w:rPr>
        <w:t>点击左上角返回按钮，返回至人员管理页面。</w:t>
      </w:r>
    </w:p>
    <w:p w:rsidR="00B001E9" w:rsidRDefault="00B001E9" w:rsidP="00B001E9">
      <w:pPr>
        <w:pStyle w:val="3"/>
      </w:pPr>
      <w:bookmarkStart w:id="27" w:name="_Toc18253566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</w:rPr>
        <w:t>人员档案</w:t>
      </w:r>
      <w:bookmarkEnd w:id="27"/>
    </w:p>
    <w:p w:rsidR="00D636BB" w:rsidRDefault="00D636BB" w:rsidP="00D636BB">
      <w:r>
        <w:rPr>
          <w:noProof/>
        </w:rPr>
        <w:drawing>
          <wp:inline distT="0" distB="0" distL="0" distR="0">
            <wp:extent cx="2409825" cy="7525623"/>
            <wp:effectExtent l="19050" t="19050" r="9525" b="184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813" cy="75380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51B51" w:rsidRPr="00D51B51">
        <w:t xml:space="preserve"> </w:t>
      </w:r>
      <w:r w:rsidR="00D51B51">
        <w:t xml:space="preserve">         </w:t>
      </w:r>
      <w:r w:rsidR="00D51B51">
        <w:rPr>
          <w:noProof/>
        </w:rPr>
        <w:drawing>
          <wp:inline distT="0" distB="0" distL="0" distR="0">
            <wp:extent cx="2320925" cy="7495436"/>
            <wp:effectExtent l="19050" t="19050" r="22225" b="1079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74" cy="753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93920" w:rsidRDefault="00093920" w:rsidP="00093920">
      <w:pPr>
        <w:spacing w:before="0" w:after="160"/>
      </w:pPr>
      <w:r>
        <w:br w:type="page"/>
      </w:r>
    </w:p>
    <w:p w:rsidR="00093920" w:rsidRPr="00093920" w:rsidRDefault="00093920" w:rsidP="00D636BB">
      <w:pPr>
        <w:rPr>
          <w:color w:val="00B0F0"/>
          <w:lang w:val="zh-CN"/>
        </w:rPr>
      </w:pPr>
      <w:r w:rsidRPr="00093920">
        <w:rPr>
          <w:rFonts w:hint="eastAsia"/>
          <w:color w:val="00B0F0"/>
        </w:rPr>
        <w:lastRenderedPageBreak/>
        <w:t>交互设计：</w:t>
      </w:r>
    </w:p>
    <w:p w:rsidR="005B0B4F" w:rsidRDefault="005B0B4F" w:rsidP="003D0C95">
      <w:pPr>
        <w:pStyle w:val="aff2"/>
        <w:numPr>
          <w:ilvl w:val="0"/>
          <w:numId w:val="15"/>
        </w:numPr>
        <w:ind w:firstLineChars="0"/>
        <w:rPr>
          <w:bCs/>
        </w:rPr>
      </w:pPr>
      <w:r w:rsidRPr="00C153D9">
        <w:rPr>
          <w:rFonts w:hint="eastAsia"/>
          <w:bCs/>
        </w:rPr>
        <w:t>主要显示当前档案信息，包含有人员基本信息的展示以及查看考勤</w:t>
      </w:r>
      <w:r>
        <w:rPr>
          <w:rFonts w:hint="eastAsia"/>
          <w:bCs/>
        </w:rPr>
        <w:t>、</w:t>
      </w:r>
      <w:r w:rsidRPr="00C153D9">
        <w:rPr>
          <w:rFonts w:hint="eastAsia"/>
          <w:bCs/>
        </w:rPr>
        <w:t>查看工资，设置离职和编辑功能；</w:t>
      </w:r>
    </w:p>
    <w:p w:rsidR="005B0B4F" w:rsidRDefault="005B0B4F" w:rsidP="003D0C95">
      <w:pPr>
        <w:pStyle w:val="aff2"/>
        <w:numPr>
          <w:ilvl w:val="0"/>
          <w:numId w:val="15"/>
        </w:numPr>
        <w:ind w:firstLineChars="0"/>
        <w:rPr>
          <w:bCs/>
        </w:rPr>
      </w:pPr>
      <w:r w:rsidRPr="00C153D9">
        <w:rPr>
          <w:rFonts w:hint="eastAsia"/>
          <w:bCs/>
        </w:rPr>
        <w:t>人员基本信息的内容与设置人员信息的内容一致</w:t>
      </w:r>
      <w:r>
        <w:rPr>
          <w:rFonts w:hint="eastAsia"/>
          <w:bCs/>
        </w:rPr>
        <w:t>，顶部展示人员姓名、在职状态以及入职时间；</w:t>
      </w:r>
    </w:p>
    <w:p w:rsidR="005B0B4F" w:rsidRDefault="005B0B4F" w:rsidP="003D0C95">
      <w:pPr>
        <w:pStyle w:val="aff2"/>
        <w:numPr>
          <w:ilvl w:val="0"/>
          <w:numId w:val="15"/>
        </w:numPr>
        <w:ind w:firstLineChars="0"/>
        <w:rPr>
          <w:bCs/>
        </w:rPr>
      </w:pPr>
      <w:r w:rsidRPr="008F5351">
        <w:rPr>
          <w:rFonts w:hint="eastAsia"/>
          <w:bCs/>
        </w:rPr>
        <w:t>点击编辑跳转至人员编辑页面，页面规则同设置人员信息页面</w:t>
      </w:r>
      <w:r>
        <w:rPr>
          <w:rFonts w:hint="eastAsia"/>
          <w:bCs/>
        </w:rPr>
        <w:t>；编辑页面支持内容修改、保存已编辑内容、取消不编辑不保存</w:t>
      </w:r>
      <w:r w:rsidR="00093920">
        <w:rPr>
          <w:rFonts w:hint="eastAsia"/>
          <w:bCs/>
        </w:rPr>
        <w:t>；</w:t>
      </w:r>
    </w:p>
    <w:p w:rsidR="00093920" w:rsidRPr="008F5351" w:rsidRDefault="00093920" w:rsidP="00093920">
      <w:pPr>
        <w:pStyle w:val="aff2"/>
        <w:ind w:left="420" w:firstLineChars="0" w:firstLine="0"/>
        <w:rPr>
          <w:bCs/>
        </w:rPr>
      </w:pPr>
      <w:r>
        <w:rPr>
          <w:rFonts w:hint="eastAsia"/>
          <w:bCs/>
        </w:rPr>
        <w:t>姓名、身份证号、性别、出生日期、民族、家庭地址不可编辑；</w:t>
      </w:r>
    </w:p>
    <w:p w:rsidR="005B0B4F" w:rsidRPr="005B0B4F" w:rsidRDefault="005B0B4F" w:rsidP="00093920">
      <w:pPr>
        <w:spacing w:before="0" w:after="160"/>
      </w:pPr>
    </w:p>
    <w:p w:rsidR="00282A5A" w:rsidRDefault="00D51B51" w:rsidP="00636734">
      <w:pPr>
        <w:rPr>
          <w:noProof/>
        </w:rPr>
      </w:pPr>
      <w:r>
        <w:rPr>
          <w:noProof/>
        </w:rPr>
        <w:drawing>
          <wp:inline distT="0" distB="0" distL="0" distR="0" wp14:anchorId="47C559D4" wp14:editId="4D06E629">
            <wp:extent cx="1791427" cy="3178810"/>
            <wp:effectExtent l="19050" t="19050" r="18415" b="215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8807" cy="320965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51B51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B9EC870" wp14:editId="4FEC0D48">
            <wp:extent cx="1761490" cy="3158203"/>
            <wp:effectExtent l="19050" t="19050" r="10160" b="2349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7858" cy="318754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51B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A04D5" wp14:editId="3CF2852B">
            <wp:extent cx="1769624" cy="3141203"/>
            <wp:effectExtent l="19050" t="19050" r="21590" b="215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9644" cy="31944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93920" w:rsidRPr="00093920" w:rsidRDefault="00093920" w:rsidP="00636734">
      <w:pPr>
        <w:rPr>
          <w:noProof/>
          <w:color w:val="00B0F0"/>
        </w:rPr>
      </w:pPr>
      <w:r w:rsidRPr="00093920">
        <w:rPr>
          <w:rFonts w:hint="eastAsia"/>
          <w:noProof/>
          <w:color w:val="00B0F0"/>
        </w:rPr>
        <w:t>交互设计：</w:t>
      </w:r>
    </w:p>
    <w:p w:rsidR="00D51B51" w:rsidRDefault="00D51B51" w:rsidP="003D0C95">
      <w:pPr>
        <w:pStyle w:val="aff2"/>
        <w:numPr>
          <w:ilvl w:val="0"/>
          <w:numId w:val="47"/>
        </w:numPr>
        <w:ind w:firstLineChars="0"/>
        <w:rPr>
          <w:bCs/>
        </w:rPr>
      </w:pPr>
      <w:r>
        <w:rPr>
          <w:rFonts w:hint="eastAsia"/>
          <w:bCs/>
        </w:rPr>
        <w:t>点击查看考勤跳转至当前人员考勤信息页面，页面交互效果与我的考勤页面一致；页面顶部显示X</w:t>
      </w:r>
      <w:r>
        <w:rPr>
          <w:bCs/>
        </w:rPr>
        <w:t>XX</w:t>
      </w:r>
      <w:r>
        <w:rPr>
          <w:rFonts w:hint="eastAsia"/>
          <w:bCs/>
        </w:rPr>
        <w:t>的考勤，X</w:t>
      </w:r>
      <w:r>
        <w:rPr>
          <w:bCs/>
        </w:rPr>
        <w:t>XX</w:t>
      </w:r>
      <w:r>
        <w:rPr>
          <w:rFonts w:hint="eastAsia"/>
          <w:bCs/>
        </w:rPr>
        <w:t>为具体查看人员的名称；</w:t>
      </w:r>
    </w:p>
    <w:p w:rsidR="00D51B51" w:rsidRDefault="00D51B51" w:rsidP="003D0C95">
      <w:pPr>
        <w:pStyle w:val="aff2"/>
        <w:numPr>
          <w:ilvl w:val="0"/>
          <w:numId w:val="47"/>
        </w:numPr>
        <w:ind w:firstLineChars="0"/>
        <w:rPr>
          <w:bCs/>
        </w:rPr>
      </w:pPr>
      <w:r>
        <w:rPr>
          <w:rFonts w:hint="eastAsia"/>
          <w:bCs/>
        </w:rPr>
        <w:t>点击查看工资跳转至当前人员工资发放信息页面，页面交互效果与我的工资一致，页面顶部显示X</w:t>
      </w:r>
      <w:r>
        <w:rPr>
          <w:bCs/>
        </w:rPr>
        <w:t>XX</w:t>
      </w:r>
      <w:r>
        <w:rPr>
          <w:rFonts w:hint="eastAsia"/>
          <w:bCs/>
        </w:rPr>
        <w:t>的工资，X</w:t>
      </w:r>
      <w:r>
        <w:rPr>
          <w:bCs/>
        </w:rPr>
        <w:t>XX</w:t>
      </w:r>
      <w:r>
        <w:rPr>
          <w:rFonts w:hint="eastAsia"/>
          <w:bCs/>
        </w:rPr>
        <w:t>为具体查看人员的名称；</w:t>
      </w:r>
    </w:p>
    <w:p w:rsidR="00D51B51" w:rsidRDefault="00D51B51" w:rsidP="003D0C95">
      <w:pPr>
        <w:pStyle w:val="aff2"/>
        <w:numPr>
          <w:ilvl w:val="0"/>
          <w:numId w:val="47"/>
        </w:numPr>
        <w:ind w:firstLineChars="0"/>
        <w:rPr>
          <w:bCs/>
        </w:rPr>
      </w:pPr>
      <w:r>
        <w:rPr>
          <w:rFonts w:hint="eastAsia"/>
          <w:bCs/>
        </w:rPr>
        <w:t>点击设为离职时弹出离职设置框，选择离职时间与离职原因，点击确认后更改当前人员状态为离职，点击取消后不对状态做任何更改，如果当前人员是离职状态</w:t>
      </w:r>
      <w:r w:rsidR="006054E8">
        <w:rPr>
          <w:rFonts w:hint="eastAsia"/>
          <w:bCs/>
        </w:rPr>
        <w:t>，此</w:t>
      </w:r>
      <w:bookmarkStart w:id="28" w:name="_GoBack"/>
      <w:bookmarkEnd w:id="28"/>
      <w:r>
        <w:rPr>
          <w:rFonts w:hint="eastAsia"/>
          <w:bCs/>
        </w:rPr>
        <w:t>按钮不可点；</w:t>
      </w:r>
    </w:p>
    <w:p w:rsidR="00A1191E" w:rsidRPr="00282A5A" w:rsidRDefault="00A1191E" w:rsidP="00282A5A">
      <w:pPr>
        <w:spacing w:before="0" w:after="160"/>
      </w:pPr>
    </w:p>
    <w:p w:rsidR="00282A5A" w:rsidRDefault="00A1191E" w:rsidP="00282A5A">
      <w:pPr>
        <w:pStyle w:val="2"/>
        <w:rPr>
          <w:lang w:val="zh-CN"/>
        </w:rPr>
      </w:pPr>
      <w:bookmarkStart w:id="29" w:name="_Toc17388301"/>
      <w:bookmarkStart w:id="30" w:name="_Toc18253567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  <w:lang w:val="zh-CN"/>
        </w:rPr>
        <w:t>预警</w:t>
      </w:r>
      <w:bookmarkEnd w:id="29"/>
      <w:r w:rsidR="00282A5A">
        <w:rPr>
          <w:rFonts w:hint="eastAsia"/>
          <w:lang w:val="zh-CN"/>
        </w:rPr>
        <w:t>中心</w:t>
      </w:r>
      <w:bookmarkEnd w:id="30"/>
    </w:p>
    <w:p w:rsidR="00F70E21" w:rsidRPr="00F70E21" w:rsidRDefault="00F70E21" w:rsidP="00F70E21">
      <w:pPr>
        <w:pStyle w:val="3"/>
        <w:rPr>
          <w:lang w:val="zh-CN"/>
        </w:rPr>
      </w:pPr>
      <w:bookmarkStart w:id="31" w:name="_Toc18253568"/>
      <w:r>
        <w:rPr>
          <w:rFonts w:hint="eastAsia"/>
          <w:lang w:val="zh-CN"/>
        </w:rPr>
        <w:t>功能</w:t>
      </w:r>
      <w:r w:rsidRPr="00040CD3">
        <w:t>：</w:t>
      </w:r>
      <w:r>
        <w:rPr>
          <w:rFonts w:hint="eastAsia"/>
          <w:lang w:val="zh-CN"/>
        </w:rPr>
        <w:t>预警列表</w:t>
      </w:r>
      <w:bookmarkEnd w:id="31"/>
    </w:p>
    <w:p w:rsidR="00AC44B9" w:rsidRPr="00AC44B9" w:rsidRDefault="00AC44B9" w:rsidP="00AC44B9">
      <w:pPr>
        <w:rPr>
          <w:lang w:val="zh-CN"/>
        </w:rPr>
      </w:pPr>
      <w:r w:rsidRPr="00AC44B9">
        <w:rPr>
          <w:rFonts w:hint="eastAsia"/>
          <w:color w:val="00B0F0"/>
          <w:lang w:val="zh-CN"/>
        </w:rPr>
        <w:t>原型设计：</w:t>
      </w:r>
      <w:r>
        <w:rPr>
          <w:rFonts w:hint="eastAsia"/>
          <w:lang w:val="zh-CN"/>
        </w:rPr>
        <w:t>预警列表</w:t>
      </w:r>
    </w:p>
    <w:p w:rsidR="00777B3A" w:rsidRDefault="00777B3A" w:rsidP="00777B3A">
      <w:pPr>
        <w:rPr>
          <w:lang w:val="zh-CN"/>
        </w:rPr>
      </w:pPr>
      <w:r>
        <w:rPr>
          <w:noProof/>
        </w:rPr>
        <w:drawing>
          <wp:inline distT="0" distB="0" distL="0" distR="0" wp14:anchorId="62819EC5" wp14:editId="1E255498">
            <wp:extent cx="2867025" cy="5134157"/>
            <wp:effectExtent l="19050" t="19050" r="9525" b="285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9486" cy="5156472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44B9" w:rsidRPr="00AC44B9" w:rsidRDefault="00AC44B9" w:rsidP="00777B3A">
      <w:pPr>
        <w:rPr>
          <w:color w:val="FF0000"/>
          <w:lang w:val="zh-CN"/>
        </w:rPr>
      </w:pPr>
      <w:r w:rsidRPr="00AC44B9">
        <w:rPr>
          <w:rFonts w:hint="eastAsia"/>
          <w:color w:val="FF0000"/>
          <w:lang w:val="zh-CN"/>
        </w:rPr>
        <w:t>预警产生逻辑P</w:t>
      </w:r>
      <w:r w:rsidRPr="00AC44B9">
        <w:rPr>
          <w:color w:val="FF0000"/>
          <w:lang w:val="zh-CN"/>
        </w:rPr>
        <w:t>C</w:t>
      </w:r>
      <w:r w:rsidRPr="00AC44B9">
        <w:rPr>
          <w:rFonts w:hint="eastAsia"/>
          <w:color w:val="FF0000"/>
          <w:lang w:val="zh-CN"/>
        </w:rPr>
        <w:t>端不再重复描述，以描述交互为主</w:t>
      </w:r>
    </w:p>
    <w:p w:rsidR="00777B3A" w:rsidRDefault="00853E7C" w:rsidP="003D0C95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企业</w:t>
      </w:r>
      <w:r w:rsidR="00777B3A">
        <w:rPr>
          <w:rFonts w:hint="eastAsia"/>
        </w:rPr>
        <w:t>预警</w:t>
      </w:r>
      <w:r>
        <w:rPr>
          <w:rFonts w:hint="eastAsia"/>
        </w:rPr>
        <w:t>数据</w:t>
      </w:r>
      <w:r w:rsidR="00777B3A">
        <w:rPr>
          <w:rFonts w:hint="eastAsia"/>
        </w:rPr>
        <w:t>根据</w:t>
      </w:r>
      <w:r>
        <w:rPr>
          <w:rFonts w:hint="eastAsia"/>
        </w:rPr>
        <w:t>预警状态</w:t>
      </w:r>
      <w:r w:rsidR="00777B3A" w:rsidRPr="00F70E21">
        <w:rPr>
          <w:rFonts w:hint="eastAsia"/>
          <w:color w:val="FF0000"/>
        </w:rPr>
        <w:t>未处理、处理中和已处理</w:t>
      </w:r>
      <w:r>
        <w:rPr>
          <w:rFonts w:hint="eastAsia"/>
        </w:rPr>
        <w:t>分栏展示</w:t>
      </w:r>
      <w:r w:rsidR="00777B3A">
        <w:rPr>
          <w:rFonts w:hint="eastAsia"/>
        </w:rPr>
        <w:t>；</w:t>
      </w:r>
      <w:r w:rsidR="009A7D3B">
        <w:rPr>
          <w:rFonts w:hint="eastAsia"/>
        </w:rPr>
        <w:t>预警列表分为状态切换按钮和列表数据展示，根据不同的状态筛选对应的内容，列表默认按预警产生的时间倒叙排序；</w:t>
      </w:r>
    </w:p>
    <w:p w:rsidR="00777B3A" w:rsidRDefault="00777B3A" w:rsidP="003D0C95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列表内容：预警原因、预警天数，</w:t>
      </w:r>
      <w:r w:rsidR="009A7D3B">
        <w:rPr>
          <w:rFonts w:hint="eastAsia"/>
        </w:rPr>
        <w:t>处罚标签</w:t>
      </w:r>
      <w:r>
        <w:rPr>
          <w:rFonts w:hint="eastAsia"/>
        </w:rPr>
        <w:t>和预警状态；</w:t>
      </w:r>
    </w:p>
    <w:p w:rsidR="00777B3A" w:rsidRDefault="00777B3A" w:rsidP="003D0C95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预警天数：计算当前时间与预警产生时间之间的时间差；</w:t>
      </w:r>
    </w:p>
    <w:p w:rsidR="00F70E21" w:rsidRPr="005F6E6F" w:rsidRDefault="00777B3A" w:rsidP="003D0C95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是否被处罚：根据监管端是否有针对该条预警处罚</w:t>
      </w:r>
      <w:r w:rsidR="00AC44B9">
        <w:rPr>
          <w:rFonts w:hint="eastAsia"/>
        </w:rPr>
        <w:t>公司</w:t>
      </w:r>
      <w:r>
        <w:rPr>
          <w:rFonts w:hint="eastAsia"/>
        </w:rPr>
        <w:t>，如果有则显示有处罚，如果没有则不显示</w:t>
      </w:r>
      <w:r w:rsidR="00AC44B9">
        <w:rPr>
          <w:rFonts w:hint="eastAsia"/>
        </w:rPr>
        <w:t>处罚标签</w:t>
      </w:r>
      <w:r>
        <w:rPr>
          <w:rFonts w:hint="eastAsia"/>
        </w:rPr>
        <w:t>；</w:t>
      </w:r>
    </w:p>
    <w:p w:rsidR="00F70E21" w:rsidRPr="00F70E21" w:rsidRDefault="00F70E21" w:rsidP="00F70E21">
      <w:pPr>
        <w:pStyle w:val="3"/>
        <w:rPr>
          <w:lang w:val="zh-CN"/>
        </w:rPr>
      </w:pPr>
      <w:bookmarkStart w:id="32" w:name="_Toc18253569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  <w:lang w:val="zh-CN"/>
        </w:rPr>
        <w:t>预警详情页</w:t>
      </w:r>
      <w:bookmarkEnd w:id="32"/>
    </w:p>
    <w:p w:rsidR="00777B3A" w:rsidRDefault="00F70E21" w:rsidP="00777B3A">
      <w:pPr>
        <w:rPr>
          <w:lang w:val="zh-CN"/>
        </w:rPr>
      </w:pPr>
      <w:r w:rsidRPr="00F70E21">
        <w:rPr>
          <w:rFonts w:hint="eastAsia"/>
          <w:color w:val="00B0F0"/>
          <w:lang w:val="zh-CN"/>
        </w:rPr>
        <w:t>原型设计：</w:t>
      </w:r>
      <w:r w:rsidRPr="00F70E21">
        <w:rPr>
          <w:rFonts w:hint="eastAsia"/>
          <w:lang w:val="zh-CN"/>
        </w:rPr>
        <w:t>预警列表</w:t>
      </w:r>
    </w:p>
    <w:p w:rsidR="00F70E21" w:rsidRDefault="00777B3A" w:rsidP="00777B3A">
      <w:pPr>
        <w:rPr>
          <w:noProof/>
        </w:rPr>
      </w:pPr>
      <w:r>
        <w:rPr>
          <w:noProof/>
        </w:rPr>
        <w:drawing>
          <wp:inline distT="0" distB="0" distL="0" distR="0" wp14:anchorId="7D9799BC" wp14:editId="4459E018">
            <wp:extent cx="2816868" cy="5067300"/>
            <wp:effectExtent l="19050" t="19050" r="21590" b="190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3615" cy="507943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77B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A9E90D" wp14:editId="09CC94F6">
            <wp:extent cx="2804160" cy="5047488"/>
            <wp:effectExtent l="19050" t="19050" r="15240" b="203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9035" cy="505626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0E21" w:rsidRPr="009A7D3B" w:rsidRDefault="009A7D3B" w:rsidP="00F70E21">
      <w:pPr>
        <w:rPr>
          <w:b/>
          <w:bCs/>
          <w:color w:val="00B0F0"/>
        </w:rPr>
      </w:pPr>
      <w:r w:rsidRPr="009A7D3B">
        <w:rPr>
          <w:rFonts w:hint="eastAsia"/>
          <w:b/>
          <w:bCs/>
          <w:color w:val="00B0F0"/>
        </w:rPr>
        <w:t>交互说明：</w:t>
      </w:r>
    </w:p>
    <w:p w:rsidR="004154C8" w:rsidRPr="004154C8" w:rsidRDefault="005F6E6F" w:rsidP="003D0C95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添加处理回执操作</w:t>
      </w:r>
    </w:p>
    <w:p w:rsidR="003072EC" w:rsidRPr="003072EC" w:rsidRDefault="004154C8" w:rsidP="003072EC">
      <w:pPr>
        <w:pStyle w:val="aff2"/>
        <w:ind w:left="420" w:firstLineChars="0" w:firstLine="0"/>
        <w:rPr>
          <w:lang w:val="zh-CN"/>
        </w:rPr>
      </w:pPr>
      <w:r w:rsidRPr="004154C8">
        <w:rPr>
          <w:rFonts w:hint="eastAsia"/>
          <w:lang w:val="zh-CN"/>
        </w:rPr>
        <w:t>当状态为未处理及</w:t>
      </w:r>
      <w:r w:rsidR="00517FBF">
        <w:rPr>
          <w:rFonts w:hint="eastAsia"/>
          <w:lang w:val="zh-CN"/>
        </w:rPr>
        <w:t>处理中</w:t>
      </w:r>
      <w:r w:rsidRPr="004154C8">
        <w:rPr>
          <w:rFonts w:hint="eastAsia"/>
          <w:lang w:val="zh-CN"/>
        </w:rPr>
        <w:t>时，可以填写回执，回执可以多次提交填写；</w:t>
      </w:r>
      <w:r w:rsidR="003072EC">
        <w:rPr>
          <w:rFonts w:hint="eastAsia"/>
          <w:lang w:val="zh-CN"/>
        </w:rPr>
        <w:t>当状态为已处理时，隐藏添加处理回执的按钮；</w:t>
      </w:r>
    </w:p>
    <w:p w:rsidR="004154C8" w:rsidRPr="004154C8" w:rsidRDefault="004154C8" w:rsidP="004154C8">
      <w:pPr>
        <w:pStyle w:val="aff2"/>
        <w:ind w:left="420" w:firstLineChars="0" w:firstLine="0"/>
        <w:rPr>
          <w:lang w:val="zh-CN"/>
        </w:rPr>
      </w:pPr>
      <w:r w:rsidRPr="004154C8">
        <w:rPr>
          <w:rFonts w:hint="eastAsia"/>
          <w:lang w:val="zh-CN"/>
        </w:rPr>
        <w:t>如之前状态为【未处理】，提交回执后将预警状态变成为【处理中】；</w:t>
      </w:r>
    </w:p>
    <w:p w:rsidR="004154C8" w:rsidRPr="004154C8" w:rsidRDefault="004154C8" w:rsidP="004154C8">
      <w:pPr>
        <w:pStyle w:val="aff2"/>
        <w:ind w:left="420" w:firstLineChars="0" w:firstLine="0"/>
        <w:rPr>
          <w:lang w:val="zh-CN"/>
        </w:rPr>
      </w:pPr>
      <w:r w:rsidRPr="004154C8">
        <w:rPr>
          <w:rFonts w:hint="eastAsia"/>
          <w:lang w:val="zh-CN"/>
        </w:rPr>
        <w:t xml:space="preserve">处理回执：必填，限制不超过 </w:t>
      </w:r>
      <w:r w:rsidRPr="004154C8">
        <w:rPr>
          <w:lang w:val="zh-CN"/>
        </w:rPr>
        <w:t>100</w:t>
      </w:r>
      <w:r w:rsidRPr="004154C8">
        <w:rPr>
          <w:rFonts w:hint="eastAsia"/>
          <w:lang w:val="zh-CN"/>
        </w:rPr>
        <w:t>字；</w:t>
      </w:r>
    </w:p>
    <w:p w:rsidR="004154C8" w:rsidRPr="004154C8" w:rsidRDefault="004154C8" w:rsidP="004154C8">
      <w:pPr>
        <w:pStyle w:val="aff2"/>
        <w:ind w:left="420" w:firstLineChars="0" w:firstLine="0"/>
        <w:rPr>
          <w:lang w:val="zh-CN"/>
        </w:rPr>
      </w:pPr>
      <w:r w:rsidRPr="004154C8">
        <w:rPr>
          <w:rFonts w:hint="eastAsia"/>
          <w:lang w:val="zh-CN"/>
        </w:rPr>
        <w:t>上传图片：单个回执最多上传5张图片，单张图片不超过5</w:t>
      </w:r>
      <w:r w:rsidRPr="004154C8">
        <w:rPr>
          <w:lang w:val="zh-CN"/>
        </w:rPr>
        <w:t>M</w:t>
      </w:r>
      <w:r w:rsidRPr="004154C8">
        <w:rPr>
          <w:rFonts w:hint="eastAsia"/>
          <w:lang w:val="zh-CN"/>
        </w:rPr>
        <w:t>；</w:t>
      </w:r>
    </w:p>
    <w:p w:rsidR="004154C8" w:rsidRDefault="004154C8" w:rsidP="004154C8">
      <w:pPr>
        <w:pStyle w:val="aff2"/>
        <w:ind w:left="420" w:firstLineChars="0" w:firstLine="0"/>
        <w:rPr>
          <w:lang w:val="zh-CN"/>
        </w:rPr>
      </w:pPr>
      <w:r w:rsidRPr="004154C8">
        <w:rPr>
          <w:rFonts w:hint="eastAsia"/>
          <w:lang w:val="zh-CN"/>
        </w:rPr>
        <w:t>点击提交按钮后，刷新页面，新增一条预警处理回执记录；</w:t>
      </w:r>
    </w:p>
    <w:p w:rsidR="004154C8" w:rsidRPr="004154C8" w:rsidRDefault="004154C8" w:rsidP="004154C8">
      <w:pPr>
        <w:spacing w:before="0" w:after="160"/>
        <w:rPr>
          <w:lang w:val="zh-CN"/>
        </w:rPr>
      </w:pPr>
      <w:r>
        <w:rPr>
          <w:lang w:val="zh-CN"/>
        </w:rPr>
        <w:br w:type="page"/>
      </w:r>
    </w:p>
    <w:p w:rsidR="005F6E6F" w:rsidRDefault="008C73F6" w:rsidP="003D0C95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页面顶部</w:t>
      </w:r>
    </w:p>
    <w:p w:rsidR="008C73F6" w:rsidRDefault="008C73F6" w:rsidP="008C73F6">
      <w:pPr>
        <w:pStyle w:val="aff2"/>
        <w:ind w:left="420" w:firstLineChars="0" w:firstLine="0"/>
      </w:pPr>
      <w:r>
        <w:rPr>
          <w:rFonts w:hint="eastAsia"/>
        </w:rPr>
        <w:t>展示预警状态、预警类型、预警原因、预警天数；</w:t>
      </w:r>
    </w:p>
    <w:p w:rsidR="008C73F6" w:rsidRDefault="008C73F6" w:rsidP="003D0C95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预警详情内容模块包含4种</w:t>
      </w:r>
    </w:p>
    <w:p w:rsidR="008C73F6" w:rsidRDefault="008C73F6" w:rsidP="008C73F6">
      <w:pPr>
        <w:pStyle w:val="aff2"/>
        <w:ind w:left="420" w:firstLineChars="0" w:firstLine="0"/>
      </w:pPr>
      <w:r>
        <w:rPr>
          <w:rFonts w:hint="eastAsia"/>
        </w:rPr>
        <w:t>预警产生、企业回执内容、</w:t>
      </w:r>
      <w:r w:rsidR="004154C8">
        <w:rPr>
          <w:rFonts w:hint="eastAsia"/>
        </w:rPr>
        <w:t>监管处罚内容、预警消除内容；</w:t>
      </w:r>
    </w:p>
    <w:p w:rsidR="001B1295" w:rsidRPr="001B1295" w:rsidRDefault="001B1295" w:rsidP="003D0C95">
      <w:pPr>
        <w:pStyle w:val="aff2"/>
        <w:numPr>
          <w:ilvl w:val="1"/>
          <w:numId w:val="19"/>
        </w:numPr>
        <w:ind w:firstLineChars="0"/>
        <w:rPr>
          <w:sz w:val="20"/>
          <w:szCs w:val="20"/>
          <w:lang w:val="zh-CN"/>
        </w:rPr>
      </w:pPr>
      <w:r w:rsidRPr="001B1295">
        <w:rPr>
          <w:rFonts w:hint="eastAsia"/>
          <w:sz w:val="20"/>
          <w:szCs w:val="20"/>
          <w:lang w:val="zh-CN"/>
        </w:rPr>
        <w:t>产生预警：预警产生</w:t>
      </w:r>
      <w:r>
        <w:rPr>
          <w:rFonts w:hint="eastAsia"/>
          <w:sz w:val="20"/>
          <w:szCs w:val="20"/>
          <w:lang w:val="zh-CN"/>
        </w:rPr>
        <w:t>时间+</w:t>
      </w:r>
      <w:r w:rsidRPr="001B1295">
        <w:rPr>
          <w:rFonts w:hint="eastAsia"/>
          <w:sz w:val="20"/>
          <w:szCs w:val="20"/>
          <w:lang w:val="zh-CN"/>
        </w:rPr>
        <w:t>预警类型+预警原因</w:t>
      </w:r>
      <w:r w:rsidR="00826C76">
        <w:rPr>
          <w:rFonts w:hint="eastAsia"/>
          <w:sz w:val="20"/>
          <w:szCs w:val="20"/>
          <w:lang w:val="zh-CN"/>
        </w:rPr>
        <w:t>；</w:t>
      </w:r>
    </w:p>
    <w:p w:rsidR="001B1295" w:rsidRPr="0083544A" w:rsidRDefault="001B1295" w:rsidP="003D0C95">
      <w:pPr>
        <w:pStyle w:val="aff2"/>
        <w:numPr>
          <w:ilvl w:val="1"/>
          <w:numId w:val="19"/>
        </w:numPr>
        <w:ind w:firstLineChars="0"/>
        <w:rPr>
          <w:color w:val="000000" w:themeColor="text1"/>
          <w:sz w:val="20"/>
          <w:szCs w:val="20"/>
          <w:lang w:val="zh-CN"/>
        </w:rPr>
      </w:pPr>
      <w:r w:rsidRPr="0083544A">
        <w:rPr>
          <w:rFonts w:hint="eastAsia"/>
          <w:color w:val="000000" w:themeColor="text1"/>
          <w:sz w:val="20"/>
          <w:szCs w:val="20"/>
          <w:lang w:val="zh-CN"/>
        </w:rPr>
        <w:t>处理回执：回执公司名称+回执时间+回执内容+回执图片</w:t>
      </w:r>
      <w:r w:rsidR="00826C76" w:rsidRPr="0083544A">
        <w:rPr>
          <w:rFonts w:hint="eastAsia"/>
          <w:color w:val="000000" w:themeColor="text1"/>
          <w:sz w:val="20"/>
          <w:szCs w:val="20"/>
          <w:lang w:val="zh-CN"/>
        </w:rPr>
        <w:t>；</w:t>
      </w:r>
    </w:p>
    <w:p w:rsidR="001B1295" w:rsidRPr="005E4834" w:rsidRDefault="001B1295" w:rsidP="003D0C95">
      <w:pPr>
        <w:pStyle w:val="aff2"/>
        <w:numPr>
          <w:ilvl w:val="1"/>
          <w:numId w:val="19"/>
        </w:numPr>
        <w:ind w:firstLineChars="0"/>
        <w:rPr>
          <w:color w:val="FF0000"/>
          <w:sz w:val="20"/>
          <w:szCs w:val="20"/>
          <w:lang w:val="zh-CN"/>
        </w:rPr>
      </w:pPr>
      <w:r w:rsidRPr="005E4834">
        <w:rPr>
          <w:rFonts w:hint="eastAsia"/>
          <w:color w:val="000000" w:themeColor="text1"/>
          <w:sz w:val="20"/>
          <w:szCs w:val="20"/>
          <w:lang w:val="zh-CN"/>
        </w:rPr>
        <w:t>消除预警：</w:t>
      </w:r>
      <w:r w:rsidR="00CB2F2E" w:rsidRPr="005E4834">
        <w:rPr>
          <w:rFonts w:hint="eastAsia"/>
          <w:color w:val="000000" w:themeColor="text1"/>
          <w:sz w:val="20"/>
          <w:szCs w:val="20"/>
          <w:lang w:val="zh-CN"/>
        </w:rPr>
        <w:t>消除人</w:t>
      </w:r>
      <w:r w:rsidR="00766847" w:rsidRPr="005E4834">
        <w:rPr>
          <w:color w:val="000000" w:themeColor="text1"/>
          <w:sz w:val="20"/>
          <w:szCs w:val="20"/>
          <w:lang w:val="zh-CN"/>
        </w:rPr>
        <w:t>+</w:t>
      </w:r>
      <w:r w:rsidRPr="005E4834">
        <w:rPr>
          <w:rFonts w:hint="eastAsia"/>
          <w:color w:val="000000" w:themeColor="text1"/>
          <w:sz w:val="20"/>
          <w:szCs w:val="20"/>
          <w:lang w:val="zh-CN"/>
        </w:rPr>
        <w:t>消除</w:t>
      </w:r>
      <w:r w:rsidRPr="005E4834">
        <w:rPr>
          <w:rFonts w:hint="eastAsia"/>
          <w:sz w:val="20"/>
          <w:szCs w:val="20"/>
          <w:lang w:val="zh-CN"/>
        </w:rPr>
        <w:t>原因</w:t>
      </w:r>
      <w:r w:rsidR="00CB2F2E" w:rsidRPr="005E4834">
        <w:rPr>
          <w:rFonts w:hint="eastAsia"/>
          <w:sz w:val="20"/>
          <w:szCs w:val="20"/>
          <w:lang w:val="zh-CN"/>
        </w:rPr>
        <w:t>+消除时间</w:t>
      </w:r>
      <w:r w:rsidR="00826C76" w:rsidRPr="005E4834">
        <w:rPr>
          <w:rFonts w:hint="eastAsia"/>
          <w:sz w:val="20"/>
          <w:szCs w:val="20"/>
          <w:lang w:val="zh-CN"/>
        </w:rPr>
        <w:t>；</w:t>
      </w:r>
      <w:r w:rsidR="00766847" w:rsidRPr="005E4834">
        <w:rPr>
          <w:rFonts w:hint="eastAsia"/>
          <w:color w:val="FF0000"/>
          <w:sz w:val="20"/>
          <w:szCs w:val="20"/>
          <w:lang w:val="zh-CN"/>
        </w:rPr>
        <w:t>关于消除人，如为监管消除，则显示消除人所在部门及姓名</w:t>
      </w:r>
      <w:r w:rsidR="0083544A" w:rsidRPr="005E4834">
        <w:rPr>
          <w:rFonts w:hint="eastAsia"/>
          <w:color w:val="FF0000"/>
          <w:sz w:val="20"/>
          <w:szCs w:val="20"/>
          <w:lang w:val="zh-CN"/>
        </w:rPr>
        <w:t>，如为系统消除，显示文案为系统；</w:t>
      </w:r>
    </w:p>
    <w:p w:rsidR="008C73F6" w:rsidRDefault="001B1295" w:rsidP="003D0C95">
      <w:pPr>
        <w:pStyle w:val="aff2"/>
        <w:numPr>
          <w:ilvl w:val="1"/>
          <w:numId w:val="19"/>
        </w:numPr>
        <w:ind w:firstLineChars="0"/>
      </w:pPr>
      <w:r w:rsidRPr="00826C76">
        <w:rPr>
          <w:rFonts w:hint="eastAsia"/>
          <w:sz w:val="20"/>
          <w:szCs w:val="20"/>
          <w:lang w:val="zh-CN"/>
        </w:rPr>
        <w:t>处罚：</w:t>
      </w:r>
      <w:r w:rsidR="00826C76" w:rsidRPr="00826C76">
        <w:rPr>
          <w:rFonts w:hint="eastAsia"/>
          <w:sz w:val="20"/>
          <w:szCs w:val="20"/>
          <w:lang w:val="zh-CN"/>
        </w:rPr>
        <w:t>处罚</w:t>
      </w:r>
      <w:r w:rsidR="00826C76">
        <w:rPr>
          <w:rFonts w:hint="eastAsia"/>
          <w:sz w:val="20"/>
          <w:szCs w:val="20"/>
          <w:lang w:val="zh-CN"/>
        </w:rPr>
        <w:t>时间+</w:t>
      </w:r>
      <w:r w:rsidRPr="00826C76">
        <w:rPr>
          <w:rFonts w:hint="eastAsia"/>
          <w:sz w:val="20"/>
          <w:szCs w:val="20"/>
          <w:lang w:val="zh-CN"/>
        </w:rPr>
        <w:t>处罚对象+处罚方式+处罚原因</w:t>
      </w:r>
      <w:r w:rsidR="007344B5">
        <w:rPr>
          <w:rFonts w:hint="eastAsia"/>
          <w:sz w:val="20"/>
          <w:szCs w:val="20"/>
          <w:lang w:val="zh-CN"/>
        </w:rPr>
        <w:t>；</w:t>
      </w:r>
    </w:p>
    <w:p w:rsidR="008C73F6" w:rsidRDefault="00766847" w:rsidP="008C73F6">
      <w:r>
        <w:t>4</w:t>
      </w:r>
      <w:r>
        <w:rPr>
          <w:rFonts w:hint="eastAsia"/>
        </w:rPr>
        <w:t>、 内容模块按照时间倒叙排列；</w:t>
      </w:r>
    </w:p>
    <w:p w:rsidR="00766847" w:rsidRDefault="00766847" w:rsidP="008C73F6">
      <w:r>
        <w:rPr>
          <w:rFonts w:hint="eastAsia"/>
        </w:rPr>
        <w:t>5、 图片均支持查看大图；</w:t>
      </w:r>
    </w:p>
    <w:p w:rsidR="00766847" w:rsidRPr="00766847" w:rsidRDefault="00766847" w:rsidP="008C73F6"/>
    <w:p w:rsidR="00F70E21" w:rsidRDefault="00F70E21" w:rsidP="00777B3A">
      <w:pPr>
        <w:rPr>
          <w:noProof/>
        </w:rPr>
      </w:pPr>
    </w:p>
    <w:p w:rsidR="00F70E21" w:rsidRPr="00777B3A" w:rsidRDefault="00F70E21" w:rsidP="00777B3A">
      <w:pPr>
        <w:rPr>
          <w:lang w:val="zh-CN"/>
        </w:rPr>
      </w:pPr>
    </w:p>
    <w:p w:rsidR="0086019B" w:rsidRDefault="0086019B" w:rsidP="00636734"/>
    <w:p w:rsidR="006D2242" w:rsidRDefault="0086019B" w:rsidP="0086019B">
      <w:pPr>
        <w:spacing w:before="0" w:after="160"/>
      </w:pPr>
      <w:r>
        <w:br w:type="page"/>
      </w:r>
    </w:p>
    <w:p w:rsidR="0086019B" w:rsidRPr="00BD1B12" w:rsidRDefault="0086019B" w:rsidP="0086019B">
      <w:pPr>
        <w:pStyle w:val="2"/>
        <w:rPr>
          <w:lang w:val="zh-CN"/>
        </w:rPr>
      </w:pPr>
      <w:bookmarkStart w:id="33" w:name="_Toc18253570"/>
      <w:r>
        <w:rPr>
          <w:rFonts w:hint="eastAsia"/>
          <w:lang w:val="zh-CN"/>
        </w:rPr>
        <w:lastRenderedPageBreak/>
        <w:t>功能</w:t>
      </w:r>
      <w:r w:rsidRPr="00040CD3">
        <w:t>：</w:t>
      </w:r>
      <w:r>
        <w:rPr>
          <w:rFonts w:hint="eastAsia"/>
          <w:lang w:val="zh-CN"/>
        </w:rPr>
        <w:t>企业信息</w:t>
      </w:r>
      <w:bookmarkEnd w:id="33"/>
    </w:p>
    <w:p w:rsidR="00BD1B12" w:rsidRDefault="00BD1B12" w:rsidP="006D2242">
      <w:pPr>
        <w:spacing w:before="0" w:after="160"/>
      </w:pPr>
      <w:r>
        <w:rPr>
          <w:noProof/>
        </w:rPr>
        <w:drawing>
          <wp:inline distT="0" distB="0" distL="0" distR="0" wp14:anchorId="14F5E584" wp14:editId="50A2209D">
            <wp:extent cx="2945544" cy="5249008"/>
            <wp:effectExtent l="19050" t="19050" r="266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047" cy="526059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1B12" w:rsidRDefault="00BD1B12" w:rsidP="003D0C95">
      <w:pPr>
        <w:pStyle w:val="aff2"/>
        <w:numPr>
          <w:ilvl w:val="0"/>
          <w:numId w:val="46"/>
        </w:numPr>
        <w:spacing w:before="0" w:after="160"/>
        <w:ind w:firstLineChars="0"/>
      </w:pPr>
      <w:r>
        <w:rPr>
          <w:rFonts w:hint="eastAsia"/>
        </w:rPr>
        <w:t>从企业信息中读取企业名称，企业统一社会信用代码，所属行业（两级），企业员工规模、企业联系人姓名、联系人手机号、工资发放日</w:t>
      </w:r>
      <w:r w:rsidR="006C2D0F">
        <w:rPr>
          <w:rFonts w:hint="eastAsia"/>
        </w:rPr>
        <w:t>；</w:t>
      </w:r>
    </w:p>
    <w:p w:rsidR="009D2D2F" w:rsidRDefault="009D2D2F" w:rsidP="009D2D2F">
      <w:pPr>
        <w:pStyle w:val="2"/>
      </w:pPr>
      <w:bookmarkStart w:id="34" w:name="_Toc17388302"/>
      <w:bookmarkStart w:id="35" w:name="_Toc18253571"/>
      <w:r>
        <w:rPr>
          <w:rFonts w:hint="eastAsia"/>
          <w:lang w:val="zh-CN"/>
        </w:rPr>
        <w:lastRenderedPageBreak/>
        <w:t>功能</w:t>
      </w:r>
      <w:r w:rsidRPr="00040CD3">
        <w:t>：</w:t>
      </w:r>
      <w:bookmarkEnd w:id="34"/>
      <w:r w:rsidR="00BC3C50">
        <w:rPr>
          <w:rFonts w:hint="eastAsia"/>
          <w:lang w:val="zh-CN"/>
        </w:rPr>
        <w:t>个人中心</w:t>
      </w:r>
      <w:bookmarkEnd w:id="35"/>
    </w:p>
    <w:p w:rsidR="009D2D2F" w:rsidRDefault="00A25B7B" w:rsidP="009D2D2F">
      <w:pPr>
        <w:pStyle w:val="3"/>
        <w:rPr>
          <w:lang w:val="zh-CN"/>
        </w:rPr>
      </w:pPr>
      <w:bookmarkStart w:id="36" w:name="_Toc18253572"/>
      <w:r>
        <w:rPr>
          <w:rFonts w:hint="eastAsia"/>
          <w:lang w:val="zh-CN"/>
        </w:rPr>
        <w:t>个人中心</w:t>
      </w:r>
      <w:r w:rsidR="00BC3C50">
        <w:rPr>
          <w:rFonts w:hint="eastAsia"/>
          <w:lang w:val="zh-CN"/>
        </w:rPr>
        <w:t>首页</w:t>
      </w:r>
      <w:bookmarkEnd w:id="36"/>
    </w:p>
    <w:p w:rsidR="00572165" w:rsidRDefault="00572165" w:rsidP="00572165">
      <w:pPr>
        <w:rPr>
          <w:noProof/>
        </w:rPr>
      </w:pPr>
      <w:r>
        <w:rPr>
          <w:noProof/>
        </w:rPr>
        <w:drawing>
          <wp:inline distT="0" distB="0" distL="0" distR="0" wp14:anchorId="0B71E1A1" wp14:editId="4533C1F3">
            <wp:extent cx="2178176" cy="3886200"/>
            <wp:effectExtent l="19050" t="19050" r="12700" b="190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1975" cy="391081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72165">
        <w:rPr>
          <w:noProof/>
        </w:rPr>
        <w:t xml:space="preserve"> </w:t>
      </w:r>
      <w:r w:rsidR="00CE5430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6A499A66" wp14:editId="41F70C89">
            <wp:extent cx="2166422" cy="3867769"/>
            <wp:effectExtent l="19050" t="19050" r="24765" b="190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81334" cy="3894392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674D" w:rsidRDefault="00F7674D" w:rsidP="003D0C95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企业账号：顶部展示默认头像、公司名称和统一社会信用代码（只展示前4位后4位）；</w:t>
      </w:r>
    </w:p>
    <w:p w:rsidR="00F7674D" w:rsidRDefault="00F7674D" w:rsidP="00F7674D">
      <w:pPr>
        <w:pStyle w:val="aff2"/>
        <w:ind w:left="360" w:firstLineChars="0" w:firstLine="0"/>
      </w:pPr>
      <w:r>
        <w:rPr>
          <w:rFonts w:hint="eastAsia"/>
        </w:rPr>
        <w:t>员工账号：顶部展示默认头像、员工姓名和身份证号（只展示前4位后4位）</w:t>
      </w:r>
    </w:p>
    <w:p w:rsidR="008E2114" w:rsidRDefault="008E2114" w:rsidP="003D0C95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修改密码点击后跳转至修改密码页面；</w:t>
      </w:r>
    </w:p>
    <w:p w:rsidR="008E2114" w:rsidRDefault="008E2114" w:rsidP="003D0C95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客服电话点击后触发拔号提示；</w:t>
      </w:r>
    </w:p>
    <w:p w:rsidR="007830B6" w:rsidRDefault="008E2114" w:rsidP="007830B6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当前版本如果是最新版本则</w:t>
      </w:r>
      <w:r w:rsidR="007830B6">
        <w:rPr>
          <w:rFonts w:hint="eastAsia"/>
        </w:rPr>
        <w:t>toast提示：当前已是最新版本；</w:t>
      </w:r>
      <w:r>
        <w:rPr>
          <w:rFonts w:hint="eastAsia"/>
        </w:rPr>
        <w:t>如果非</w:t>
      </w:r>
      <w:r w:rsidR="007830B6">
        <w:rPr>
          <w:rFonts w:hint="eastAsia"/>
        </w:rPr>
        <w:t>最新</w:t>
      </w:r>
      <w:r>
        <w:rPr>
          <w:rFonts w:hint="eastAsia"/>
        </w:rPr>
        <w:t>版本，</w:t>
      </w:r>
      <w:r w:rsidR="007830B6">
        <w:rPr>
          <w:rFonts w:hint="eastAsia"/>
        </w:rPr>
        <w:t>点击后弹出弹框提示更新，样式见</w:t>
      </w:r>
      <w:r w:rsidR="007830B6" w:rsidRPr="007830B6">
        <w:rPr>
          <w:rFonts w:hint="eastAsia"/>
          <w:color w:val="0070C0"/>
        </w:rPr>
        <w:t>1</w:t>
      </w:r>
      <w:r w:rsidR="007830B6" w:rsidRPr="007830B6">
        <w:rPr>
          <w:color w:val="0070C0"/>
        </w:rPr>
        <w:t>.12.1</w:t>
      </w:r>
      <w:r w:rsidR="007830B6" w:rsidRPr="007830B6">
        <w:rPr>
          <w:rFonts w:hint="eastAsia"/>
          <w:color w:val="0070C0"/>
        </w:rPr>
        <w:t>版本更新提示</w:t>
      </w:r>
      <w:r w:rsidR="007830B6">
        <w:rPr>
          <w:rFonts w:hint="eastAsia"/>
        </w:rPr>
        <w:t>；</w:t>
      </w:r>
    </w:p>
    <w:p w:rsidR="008E2114" w:rsidRDefault="008E2114" w:rsidP="00177FE2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关于工匠3</w:t>
      </w:r>
      <w:r>
        <w:t>65</w:t>
      </w:r>
      <w:r>
        <w:rPr>
          <w:rFonts w:hint="eastAsia"/>
        </w:rPr>
        <w:t>点击后跳转至关于我们页面。</w:t>
      </w:r>
    </w:p>
    <w:p w:rsidR="008E2114" w:rsidRDefault="008E2114" w:rsidP="003D0C95">
      <w:pPr>
        <w:pStyle w:val="aff2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</w:rPr>
        <w:t>点击退出登录后页面跳转至登录页面。</w:t>
      </w:r>
    </w:p>
    <w:p w:rsidR="00572165" w:rsidRDefault="00572165">
      <w:pPr>
        <w:spacing w:before="0" w:after="160"/>
        <w:rPr>
          <w:noProof/>
          <w:lang w:val="zh-CN"/>
        </w:rPr>
      </w:pPr>
      <w:r>
        <w:rPr>
          <w:noProof/>
          <w:lang w:val="zh-CN"/>
        </w:rPr>
        <w:br w:type="page"/>
      </w:r>
    </w:p>
    <w:p w:rsidR="00371D95" w:rsidRDefault="00371D95" w:rsidP="00A16DD7">
      <w:pPr>
        <w:pStyle w:val="1"/>
        <w:numPr>
          <w:ilvl w:val="0"/>
          <w:numId w:val="0"/>
        </w:numPr>
        <w:sectPr w:rsidR="00371D95">
          <w:headerReference w:type="default" r:id="rId54"/>
          <w:footerReference w:type="default" r:id="rId55"/>
          <w:pgSz w:w="12240" w:h="15840"/>
          <w:pgMar w:top="1440" w:right="1440" w:bottom="1440" w:left="1440" w:header="720" w:footer="720" w:gutter="0"/>
          <w:cols w:space="720"/>
        </w:sectPr>
      </w:pPr>
    </w:p>
    <w:p w:rsidR="00A25B7B" w:rsidRDefault="00A25B7B" w:rsidP="00A25B7B">
      <w:pPr>
        <w:pStyle w:val="3"/>
        <w:rPr>
          <w:lang w:val="zh-CN"/>
        </w:rPr>
      </w:pPr>
      <w:bookmarkStart w:id="37" w:name="_Toc18253573"/>
      <w:r>
        <w:rPr>
          <w:rFonts w:hint="eastAsia"/>
          <w:lang w:val="zh-CN"/>
        </w:rPr>
        <w:lastRenderedPageBreak/>
        <w:t>修改密码</w:t>
      </w:r>
      <w:bookmarkEnd w:id="37"/>
    </w:p>
    <w:p w:rsidR="008E2114" w:rsidRDefault="008E2114" w:rsidP="008E2114">
      <w:pPr>
        <w:rPr>
          <w:lang w:val="zh-CN"/>
        </w:rPr>
      </w:pPr>
      <w:r>
        <w:rPr>
          <w:noProof/>
        </w:rPr>
        <w:drawing>
          <wp:inline distT="0" distB="0" distL="0" distR="0" wp14:anchorId="7A93F056" wp14:editId="7C92C656">
            <wp:extent cx="2601058" cy="4629601"/>
            <wp:effectExtent l="19050" t="19050" r="27940" b="190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4414" cy="465337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978" w:rsidRPr="00864978" w:rsidRDefault="00864978" w:rsidP="003D0C95">
      <w:pPr>
        <w:pStyle w:val="aff2"/>
        <w:numPr>
          <w:ilvl w:val="0"/>
          <w:numId w:val="45"/>
        </w:numPr>
        <w:ind w:firstLineChars="0"/>
        <w:rPr>
          <w:color w:val="FF0000"/>
          <w:sz w:val="20"/>
          <w:szCs w:val="20"/>
        </w:rPr>
      </w:pPr>
      <w:r w:rsidRPr="00864978">
        <w:rPr>
          <w:rFonts w:hint="eastAsia"/>
          <w:color w:val="FF0000"/>
          <w:sz w:val="20"/>
          <w:szCs w:val="20"/>
        </w:rPr>
        <w:t>支持员工账号和企业账号使用旧密码修改密码；</w:t>
      </w:r>
    </w:p>
    <w:p w:rsidR="00864978" w:rsidRDefault="00864978" w:rsidP="00864978">
      <w:pPr>
        <w:pStyle w:val="aff2"/>
        <w:ind w:firstLineChars="0" w:firstLine="0"/>
        <w:rPr>
          <w:sz w:val="20"/>
          <w:szCs w:val="20"/>
          <w:lang w:val="zh-CN"/>
        </w:rPr>
      </w:pPr>
      <w:r>
        <w:rPr>
          <w:sz w:val="20"/>
          <w:szCs w:val="20"/>
        </w:rPr>
        <w:t>2</w:t>
      </w:r>
      <w:r>
        <w:rPr>
          <w:rFonts w:hint="eastAsia"/>
          <w:sz w:val="20"/>
          <w:szCs w:val="20"/>
        </w:rPr>
        <w:t>）</w:t>
      </w:r>
      <w:r>
        <w:rPr>
          <w:rFonts w:hint="eastAsia"/>
          <w:sz w:val="20"/>
          <w:szCs w:val="20"/>
          <w:lang w:val="zh-CN"/>
        </w:rPr>
        <w:t>密码修改成功后自动退出该账号并跳转至登录页面；</w:t>
      </w:r>
    </w:p>
    <w:p w:rsidR="00864978" w:rsidRPr="00864978" w:rsidRDefault="00864978" w:rsidP="00864978">
      <w:pPr>
        <w:rPr>
          <w:sz w:val="20"/>
          <w:szCs w:val="20"/>
          <w:lang w:val="zh-CN"/>
        </w:rPr>
      </w:pPr>
      <w:r>
        <w:rPr>
          <w:rFonts w:hint="eastAsia"/>
          <w:sz w:val="20"/>
          <w:szCs w:val="20"/>
          <w:lang w:val="zh-CN"/>
        </w:rPr>
        <w:t>3）</w:t>
      </w:r>
      <w:r w:rsidRPr="00864978">
        <w:rPr>
          <w:rFonts w:hint="eastAsia"/>
          <w:sz w:val="20"/>
          <w:szCs w:val="20"/>
          <w:lang w:val="zh-CN"/>
        </w:rPr>
        <w:t>新密码规则：密码长度6-</w:t>
      </w:r>
      <w:r w:rsidRPr="00864978">
        <w:rPr>
          <w:sz w:val="20"/>
          <w:szCs w:val="20"/>
          <w:lang w:val="zh-CN"/>
        </w:rPr>
        <w:t>18</w:t>
      </w:r>
      <w:r w:rsidRPr="00864978">
        <w:rPr>
          <w:rFonts w:hint="eastAsia"/>
          <w:sz w:val="20"/>
          <w:szCs w:val="20"/>
          <w:lang w:val="zh-CN"/>
        </w:rPr>
        <w:t>位，支持数字、字母、符号组合；符号（不包含空格）；英文字母区分大小写；</w:t>
      </w:r>
    </w:p>
    <w:p w:rsidR="00864978" w:rsidRPr="00864978" w:rsidRDefault="00864978" w:rsidP="00864978">
      <w:pPr>
        <w:rPr>
          <w:sz w:val="20"/>
          <w:szCs w:val="20"/>
          <w:lang w:val="zh-CN"/>
        </w:rPr>
      </w:pPr>
      <w:r>
        <w:rPr>
          <w:rFonts w:hint="eastAsia"/>
          <w:sz w:val="20"/>
          <w:szCs w:val="20"/>
          <w:lang w:val="zh-CN"/>
        </w:rPr>
        <w:t>4）</w:t>
      </w:r>
      <w:r w:rsidRPr="00864978">
        <w:rPr>
          <w:rFonts w:hint="eastAsia"/>
          <w:sz w:val="20"/>
          <w:szCs w:val="20"/>
          <w:lang w:val="zh-CN"/>
        </w:rPr>
        <w:t>不符合规则进行错误提示；</w:t>
      </w:r>
    </w:p>
    <w:p w:rsidR="00864978" w:rsidRPr="00864978" w:rsidRDefault="00864978" w:rsidP="003D0C95">
      <w:pPr>
        <w:pStyle w:val="aff2"/>
        <w:numPr>
          <w:ilvl w:val="0"/>
          <w:numId w:val="44"/>
        </w:numPr>
        <w:ind w:firstLineChars="0"/>
        <w:rPr>
          <w:sz w:val="20"/>
          <w:szCs w:val="20"/>
          <w:lang w:val="zh-CN"/>
        </w:rPr>
      </w:pPr>
      <w:r w:rsidRPr="00864978">
        <w:rPr>
          <w:rFonts w:hint="eastAsia"/>
          <w:sz w:val="20"/>
          <w:szCs w:val="20"/>
          <w:lang w:val="zh-CN"/>
        </w:rPr>
        <w:t>位数不符，提示：密码长度应为6-</w:t>
      </w:r>
      <w:r w:rsidRPr="00864978">
        <w:rPr>
          <w:sz w:val="20"/>
          <w:szCs w:val="20"/>
          <w:lang w:val="zh-CN"/>
        </w:rPr>
        <w:t>18</w:t>
      </w:r>
      <w:r w:rsidRPr="00864978">
        <w:rPr>
          <w:rFonts w:hint="eastAsia"/>
          <w:sz w:val="20"/>
          <w:szCs w:val="20"/>
          <w:lang w:val="zh-CN"/>
        </w:rPr>
        <w:t>位；</w:t>
      </w:r>
    </w:p>
    <w:p w:rsidR="00864978" w:rsidRPr="00864978" w:rsidRDefault="00864978" w:rsidP="003D0C95">
      <w:pPr>
        <w:pStyle w:val="aff2"/>
        <w:numPr>
          <w:ilvl w:val="0"/>
          <w:numId w:val="44"/>
        </w:numPr>
        <w:ind w:firstLineChars="0"/>
        <w:rPr>
          <w:sz w:val="20"/>
          <w:szCs w:val="20"/>
          <w:lang w:val="zh-CN"/>
        </w:rPr>
      </w:pPr>
      <w:r w:rsidRPr="00864978">
        <w:rPr>
          <w:rFonts w:hint="eastAsia"/>
          <w:sz w:val="20"/>
          <w:szCs w:val="20"/>
          <w:lang w:val="zh-CN"/>
        </w:rPr>
        <w:t xml:space="preserve">符合组合不符，提示：密码仅支持数字、字母、符号组合； </w:t>
      </w:r>
    </w:p>
    <w:p w:rsidR="00864978" w:rsidRPr="00864978" w:rsidRDefault="00864978" w:rsidP="003D0C95">
      <w:pPr>
        <w:pStyle w:val="aff2"/>
        <w:numPr>
          <w:ilvl w:val="0"/>
          <w:numId w:val="44"/>
        </w:numPr>
        <w:ind w:firstLineChars="0"/>
        <w:rPr>
          <w:sz w:val="20"/>
          <w:szCs w:val="20"/>
          <w:lang w:val="zh-CN"/>
        </w:rPr>
      </w:pPr>
      <w:r w:rsidRPr="00864978">
        <w:rPr>
          <w:rFonts w:hint="eastAsia"/>
          <w:sz w:val="20"/>
          <w:szCs w:val="20"/>
          <w:lang w:val="zh-CN"/>
        </w:rPr>
        <w:t>旧密码需输入正确，否则提示：旧密码错误；</w:t>
      </w:r>
    </w:p>
    <w:p w:rsidR="00864978" w:rsidRDefault="00864978" w:rsidP="003D0C95">
      <w:pPr>
        <w:pStyle w:val="aff2"/>
        <w:numPr>
          <w:ilvl w:val="0"/>
          <w:numId w:val="44"/>
        </w:numPr>
        <w:ind w:firstLineChars="0"/>
        <w:rPr>
          <w:sz w:val="20"/>
          <w:szCs w:val="20"/>
          <w:lang w:val="zh-CN"/>
        </w:rPr>
      </w:pPr>
      <w:r>
        <w:rPr>
          <w:rFonts w:hint="eastAsia"/>
          <w:sz w:val="20"/>
          <w:szCs w:val="20"/>
          <w:lang w:val="zh-CN"/>
        </w:rPr>
        <w:t>需校验新密码及确认新密码是否一致，不一致则无法保存，并提示：密码不一致，请重新输入；</w:t>
      </w:r>
    </w:p>
    <w:p w:rsidR="00864978" w:rsidRPr="00864978" w:rsidRDefault="00864978" w:rsidP="00864978">
      <w:pPr>
        <w:pStyle w:val="aff2"/>
        <w:ind w:firstLineChars="0" w:firstLine="0"/>
        <w:rPr>
          <w:sz w:val="20"/>
          <w:szCs w:val="20"/>
        </w:rPr>
      </w:pPr>
    </w:p>
    <w:p w:rsidR="00CB5BA6" w:rsidRDefault="00CB5BA6" w:rsidP="00CB5BA6"/>
    <w:p w:rsidR="00AB6A97" w:rsidRDefault="00AB6A97" w:rsidP="00AB6A97">
      <w:pPr>
        <w:pStyle w:val="3"/>
        <w:rPr>
          <w:lang w:val="zh-CN"/>
        </w:rPr>
      </w:pPr>
      <w:bookmarkStart w:id="38" w:name="_Toc18253574"/>
      <w:r>
        <w:rPr>
          <w:rFonts w:hint="eastAsia"/>
          <w:lang w:val="zh-CN"/>
        </w:rPr>
        <w:lastRenderedPageBreak/>
        <w:t>关于工匠3</w:t>
      </w:r>
      <w:r>
        <w:rPr>
          <w:lang w:val="zh-CN"/>
        </w:rPr>
        <w:t>65</w:t>
      </w:r>
      <w:bookmarkEnd w:id="38"/>
    </w:p>
    <w:p w:rsidR="00AB6A97" w:rsidRDefault="00F7674D" w:rsidP="00CB5BA6">
      <w:r>
        <w:rPr>
          <w:noProof/>
        </w:rPr>
        <w:drawing>
          <wp:inline distT="0" distB="0" distL="0" distR="0" wp14:anchorId="0803AE1D" wp14:editId="2D729E16">
            <wp:extent cx="2778369" cy="4975394"/>
            <wp:effectExtent l="19050" t="19050" r="22225" b="158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9870" cy="49959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978" w:rsidRDefault="00864978" w:rsidP="00CB5BA6">
      <w:r>
        <w:rPr>
          <w:rFonts w:hint="eastAsia"/>
        </w:rPr>
        <w:t>版本号跟随当前版本变化</w:t>
      </w:r>
    </w:p>
    <w:p w:rsidR="00864978" w:rsidRDefault="00864978" w:rsidP="00864978">
      <w:pPr>
        <w:spacing w:before="0" w:after="160"/>
      </w:pPr>
      <w:r>
        <w:br w:type="page"/>
      </w:r>
    </w:p>
    <w:p w:rsidR="006D582D" w:rsidRDefault="006D582D" w:rsidP="006D582D">
      <w:pPr>
        <w:pStyle w:val="2"/>
      </w:pPr>
      <w:bookmarkStart w:id="39" w:name="_Toc18253575"/>
      <w:r>
        <w:rPr>
          <w:rFonts w:hint="eastAsia"/>
          <w:lang w:val="zh-CN"/>
        </w:rPr>
        <w:lastRenderedPageBreak/>
        <w:t>功能</w:t>
      </w:r>
      <w:r w:rsidRPr="00040CD3">
        <w:t>：</w:t>
      </w:r>
      <w:r w:rsidR="002D45DE">
        <w:rPr>
          <w:rFonts w:hint="eastAsia"/>
          <w:lang w:val="zh-CN"/>
        </w:rPr>
        <w:t>全局</w:t>
      </w:r>
      <w:r>
        <w:rPr>
          <w:rFonts w:hint="eastAsia"/>
          <w:lang w:val="zh-CN"/>
        </w:rPr>
        <w:t>说明</w:t>
      </w:r>
      <w:bookmarkEnd w:id="39"/>
    </w:p>
    <w:p w:rsidR="003E2FDC" w:rsidRDefault="003E2FDC" w:rsidP="003E2FDC">
      <w:pPr>
        <w:pStyle w:val="3"/>
      </w:pPr>
      <w:bookmarkStart w:id="40" w:name="_Toc18253576"/>
      <w:r>
        <w:rPr>
          <w:rFonts w:hint="eastAsia"/>
        </w:rPr>
        <w:t>版本更新提示</w:t>
      </w:r>
      <w:bookmarkEnd w:id="40"/>
    </w:p>
    <w:p w:rsidR="00E07D90" w:rsidRDefault="00086148" w:rsidP="00CB5BA6">
      <w:r>
        <w:rPr>
          <w:noProof/>
        </w:rPr>
        <w:drawing>
          <wp:inline distT="0" distB="0" distL="0" distR="0" wp14:anchorId="6DD79773" wp14:editId="006BF27E">
            <wp:extent cx="2421153" cy="2714625"/>
            <wp:effectExtent l="19050" t="19050" r="1778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9500" cy="272398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7D90" w:rsidRDefault="00C944A0" w:rsidP="00CB5BA6">
      <w:r>
        <w:rPr>
          <w:rFonts w:hint="eastAsia"/>
        </w:rPr>
        <w:t>启动app时，</w:t>
      </w:r>
      <w:r w:rsidR="00086148">
        <w:rPr>
          <w:rFonts w:hint="eastAsia"/>
        </w:rPr>
        <w:t>比对用户使用的版本与最新版本号，如果低于最新版本号，则打开app时弹框提示更新</w:t>
      </w:r>
      <w:r w:rsidR="002E1300">
        <w:rPr>
          <w:rFonts w:hint="eastAsia"/>
        </w:rPr>
        <w:t>，内容包括最新版本号，版本更新内容；</w:t>
      </w:r>
    </w:p>
    <w:p w:rsidR="00E07D90" w:rsidRDefault="00C944A0" w:rsidP="00CB5BA6">
      <w:r w:rsidRPr="002E1C83">
        <w:rPr>
          <w:color w:val="FF0000"/>
        </w:rPr>
        <w:t>A</w:t>
      </w:r>
      <w:r w:rsidRPr="002E1C83">
        <w:rPr>
          <w:rFonts w:hint="eastAsia"/>
          <w:color w:val="FF0000"/>
        </w:rPr>
        <w:t>pp升级分为强制升级和非强制升级</w:t>
      </w:r>
      <w:r w:rsidR="00440BB8">
        <w:rPr>
          <w:rFonts w:hint="eastAsia"/>
        </w:rPr>
        <w:t>，如果为强制升级，则弹框上只有【立即更新】的按钮</w:t>
      </w:r>
      <w:r w:rsidR="002B22C4">
        <w:rPr>
          <w:rFonts w:hint="eastAsia"/>
        </w:rPr>
        <w:t>，只有升级后才能正常使用app；</w:t>
      </w:r>
    </w:p>
    <w:p w:rsidR="00E07D90" w:rsidRDefault="002B22C4" w:rsidP="00CB5BA6">
      <w:r>
        <w:rPr>
          <w:rFonts w:hint="eastAsia"/>
        </w:rPr>
        <w:t>如果为非强制升级，弹框上有【立即更新】【以后再说】两个按钮</w:t>
      </w:r>
      <w:r w:rsidR="002E1300">
        <w:rPr>
          <w:rFonts w:hint="eastAsia"/>
        </w:rPr>
        <w:t>，点击【以后再说】弹框关闭</w:t>
      </w:r>
      <w:r w:rsidR="002E1C83">
        <w:rPr>
          <w:rFonts w:hint="eastAsia"/>
        </w:rPr>
        <w:t>；</w:t>
      </w:r>
    </w:p>
    <w:p w:rsidR="003E2FDC" w:rsidRDefault="003E2FDC" w:rsidP="003E2FDC">
      <w:pPr>
        <w:pStyle w:val="3"/>
      </w:pPr>
      <w:bookmarkStart w:id="41" w:name="_Toc18253577"/>
      <w:r>
        <w:rPr>
          <w:rFonts w:hint="eastAsia"/>
        </w:rPr>
        <w:lastRenderedPageBreak/>
        <w:t>滑动手势</w:t>
      </w:r>
      <w:bookmarkEnd w:id="41"/>
    </w:p>
    <w:p w:rsidR="002D45DE" w:rsidRDefault="003E2FDC" w:rsidP="002D45DE">
      <w:r>
        <w:rPr>
          <w:noProof/>
        </w:rPr>
        <w:drawing>
          <wp:inline distT="0" distB="0" distL="0" distR="0" wp14:anchorId="42D15999" wp14:editId="1B299075">
            <wp:extent cx="2942857" cy="5238095"/>
            <wp:effectExtent l="0" t="0" r="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DE" w:rsidRDefault="002D45DE" w:rsidP="002D45DE">
      <w:r>
        <w:rPr>
          <w:rFonts w:hint="eastAsia"/>
        </w:rPr>
        <w:t>按住页面</w:t>
      </w:r>
      <w:r w:rsidR="003A608D">
        <w:rPr>
          <w:rFonts w:hint="eastAsia"/>
        </w:rPr>
        <w:t>右滑</w:t>
      </w:r>
      <w:r w:rsidR="003E2FDC">
        <w:rPr>
          <w:rFonts w:hint="eastAsia"/>
        </w:rPr>
        <w:t>即可返回上一页</w:t>
      </w:r>
    </w:p>
    <w:p w:rsidR="00514EA5" w:rsidRDefault="00514EA5" w:rsidP="002D45DE"/>
    <w:p w:rsidR="00514EA5" w:rsidRDefault="00514EA5">
      <w:pPr>
        <w:spacing w:before="0" w:after="160"/>
      </w:pPr>
      <w:r>
        <w:br w:type="page"/>
      </w:r>
    </w:p>
    <w:p w:rsidR="00514EA5" w:rsidRDefault="00514EA5" w:rsidP="002D45DE">
      <w:pPr>
        <w:pStyle w:val="3"/>
      </w:pPr>
      <w:bookmarkStart w:id="42" w:name="_Toc18253578"/>
      <w:r>
        <w:rPr>
          <w:rFonts w:hint="eastAsia"/>
        </w:rPr>
        <w:lastRenderedPageBreak/>
        <w:t>网络</w:t>
      </w:r>
      <w:r w:rsidR="006F1CB8">
        <w:rPr>
          <w:rFonts w:hint="eastAsia"/>
        </w:rPr>
        <w:t>异常</w:t>
      </w:r>
      <w:r w:rsidR="000403E4">
        <w:rPr>
          <w:rFonts w:hint="eastAsia"/>
        </w:rPr>
        <w:t>、刷新</w:t>
      </w:r>
      <w:r w:rsidR="00CA754C">
        <w:rPr>
          <w:rFonts w:hint="eastAsia"/>
        </w:rPr>
        <w:t>、向下加载</w:t>
      </w:r>
      <w:bookmarkEnd w:id="42"/>
    </w:p>
    <w:p w:rsidR="00DB46A7" w:rsidRDefault="006E6795" w:rsidP="002D45DE">
      <w:r>
        <w:rPr>
          <w:noProof/>
        </w:rPr>
        <w:drawing>
          <wp:inline distT="0" distB="0" distL="0" distR="0" wp14:anchorId="39B006ED" wp14:editId="338BEB70">
            <wp:extent cx="4362450" cy="37351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6529" cy="37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A5" w:rsidRDefault="00514EA5" w:rsidP="002D45DE">
      <w:r>
        <w:rPr>
          <w:noProof/>
        </w:rPr>
        <w:drawing>
          <wp:inline distT="0" distB="0" distL="0" distR="0" wp14:anchorId="139624C6" wp14:editId="01564C6F">
            <wp:extent cx="4400550" cy="377760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1764" cy="38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E4" w:rsidRDefault="000403E4">
      <w:pPr>
        <w:spacing w:before="0" w:after="160"/>
      </w:pPr>
      <w:r>
        <w:br w:type="page"/>
      </w:r>
    </w:p>
    <w:p w:rsidR="000403E4" w:rsidRDefault="000403E4" w:rsidP="000403E4">
      <w:pPr>
        <w:pStyle w:val="3"/>
      </w:pPr>
      <w:bookmarkStart w:id="43" w:name="_Toc18253579"/>
      <w:r>
        <w:rPr>
          <w:rFonts w:hint="eastAsia"/>
        </w:rPr>
        <w:lastRenderedPageBreak/>
        <w:t>错误提示</w:t>
      </w:r>
      <w:bookmarkEnd w:id="43"/>
    </w:p>
    <w:p w:rsidR="00514EA5" w:rsidRDefault="002E1C83" w:rsidP="002D45DE">
      <w:r>
        <w:rPr>
          <w:rFonts w:hint="eastAsia"/>
        </w:rPr>
        <w:t>错误提示以轻量级反馈为主</w:t>
      </w:r>
      <w:r w:rsidR="00622D88">
        <w:rPr>
          <w:rFonts w:hint="eastAsia"/>
        </w:rPr>
        <w:t xml:space="preserve"> ，</w:t>
      </w:r>
      <w:r w:rsidR="002E37F9">
        <w:rPr>
          <w:rFonts w:hint="eastAsia"/>
        </w:rPr>
        <w:t>页面合适位置提示&gt;标题栏顶部</w:t>
      </w:r>
      <w:r w:rsidR="00622D88">
        <w:rPr>
          <w:rFonts w:hint="eastAsia"/>
        </w:rPr>
        <w:t>&gt;toast&gt;弹框</w:t>
      </w:r>
      <w:r w:rsidR="002E37F9">
        <w:rPr>
          <w:rFonts w:hint="eastAsia"/>
        </w:rPr>
        <w:t>；</w:t>
      </w:r>
    </w:p>
    <w:p w:rsidR="002E1C83" w:rsidRDefault="00622D88" w:rsidP="002D45DE">
      <w:r>
        <w:rPr>
          <w:rFonts w:hint="eastAsia"/>
        </w:rPr>
        <w:t>如场景需强调告知用户，则必须使用弹框</w:t>
      </w:r>
      <w:r w:rsidR="002E37F9">
        <w:rPr>
          <w:rFonts w:hint="eastAsia"/>
        </w:rPr>
        <w:t>；</w:t>
      </w:r>
    </w:p>
    <w:p w:rsidR="00622D88" w:rsidRPr="00622D88" w:rsidRDefault="00622D88" w:rsidP="002D45DE">
      <w:r>
        <w:rPr>
          <w:noProof/>
        </w:rPr>
        <w:drawing>
          <wp:inline distT="0" distB="0" distL="0" distR="0" wp14:anchorId="1F887193" wp14:editId="6C62E3FC">
            <wp:extent cx="2917486" cy="5095875"/>
            <wp:effectExtent l="19050" t="19050" r="1651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7184" cy="511281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622D88" w:rsidRPr="00622D8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5C73" w:rsidRDefault="00855C73" w:rsidP="004A6D46">
      <w:pPr>
        <w:spacing w:before="0" w:after="0" w:line="240" w:lineRule="auto"/>
      </w:pPr>
      <w:r>
        <w:separator/>
      </w:r>
    </w:p>
  </w:endnote>
  <w:endnote w:type="continuationSeparator" w:id="0">
    <w:p w:rsidR="00855C73" w:rsidRDefault="00855C73" w:rsidP="004A6D4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7FE2" w:rsidRPr="007D0C88" w:rsidRDefault="00177FE2" w:rsidP="007D0C88">
    <w:pPr>
      <w:pStyle w:val="aff5"/>
      <w:jc w:val="right"/>
    </w:pPr>
    <w:r w:rsidRPr="002816CA"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2E4F6DB" wp14:editId="34DF07C0">
              <wp:simplePos x="0" y="0"/>
              <wp:positionH relativeFrom="margin">
                <wp:align>left</wp:align>
              </wp:positionH>
              <wp:positionV relativeFrom="paragraph">
                <wp:posOffset>-179070</wp:posOffset>
              </wp:positionV>
              <wp:extent cx="3724275" cy="1404620"/>
              <wp:effectExtent l="0" t="0" r="0" b="0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427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77FE2" w:rsidRPr="002816CA" w:rsidRDefault="00855C73" w:rsidP="002816CA">
                          <w:sdt>
                            <w:sdtPr>
                              <w:rPr>
                                <w:rFonts w:hint="eastAsia"/>
                                <w:color w:val="BFBFBF" w:themeColor="background1" w:themeShade="BF"/>
                              </w:rPr>
                              <w:alias w:val="标题"/>
                              <w:tag w:val=""/>
                              <w:id w:val="-580054147"/>
                              <w:placeholder>
                                <w:docPart w:val="8CC644C670F448FDAAF67B59261D4C7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77FE2">
                                <w:rPr>
                                  <w:rFonts w:hint="eastAsia"/>
                                  <w:color w:val="BFBFBF" w:themeColor="background1" w:themeShade="BF"/>
                                </w:rPr>
                                <w:t>工匠365 v3.0_PRD</w:t>
                              </w:r>
                            </w:sdtContent>
                          </w:sdt>
                          <w:r w:rsidR="00177FE2" w:rsidRPr="0060286E">
                            <w:rPr>
                              <w:rFonts w:hint="eastAsia"/>
                              <w:color w:val="BFBFBF" w:themeColor="background1" w:themeShade="BF"/>
                            </w:rPr>
                            <w:t xml:space="preserve"> </w:t>
                          </w:r>
                          <w:r w:rsidR="00177FE2">
                            <w:rPr>
                              <w:rFonts w:hint="eastAsia"/>
                            </w:rPr>
                            <w:t xml:space="preserve">  </w:t>
                          </w:r>
                          <w:r w:rsidR="00177FE2" w:rsidRPr="0060286E">
                            <w:rPr>
                              <w:rFonts w:hint="eastAsia"/>
                              <w:color w:val="BFBFBF" w:themeColor="background1" w:themeShade="BF"/>
                            </w:rPr>
                            <w:t>©</w:t>
                          </w:r>
                          <w:sdt>
                            <w:sdtPr>
                              <w:rPr>
                                <w:rFonts w:hint="eastAsia"/>
                                <w:color w:val="BFBFBF" w:themeColor="background1" w:themeShade="BF"/>
                              </w:rPr>
                              <w:alias w:val="单位"/>
                              <w:tag w:val=""/>
                              <w:id w:val="-2064936698"/>
                              <w:placeholder>
                                <w:docPart w:val="E748556D92E74D8DB63B549AE259BAFD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77FE2" w:rsidRPr="0060286E">
                                <w:rPr>
                                  <w:rFonts w:hint="eastAsia"/>
                                  <w:color w:val="BFBFBF" w:themeColor="background1" w:themeShade="BF"/>
                                </w:rPr>
                                <w:t>湖北会基网络科技有限公司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2E4F6DB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0;margin-top:-14.1pt;width:293.2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" filled="f" stroked="f">
              <v:textbox style="mso-fit-shape-to-text:t">
                <w:txbxContent>
                  <w:p w:rsidR="00177FE2" w:rsidRPr="002816CA" w:rsidRDefault="00177FE2" w:rsidP="002816CA">
                    <w:sdt>
                      <w:sdtPr>
                        <w:rPr>
                          <w:rFonts w:hint="eastAsia"/>
                          <w:color w:val="BFBFBF" w:themeColor="background1" w:themeShade="BF"/>
                        </w:rPr>
                        <w:alias w:val="标题"/>
                        <w:tag w:val=""/>
                        <w:id w:val="-580054147"/>
                        <w:placeholder>
                          <w:docPart w:val="8CC644C670F448FDAAF67B59261D4C73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>
                          <w:rPr>
                            <w:rFonts w:hint="eastAsia"/>
                            <w:color w:val="BFBFBF" w:themeColor="background1" w:themeShade="BF"/>
                          </w:rPr>
                          <w:t>工匠365 v3.0_PRD</w:t>
                        </w:r>
                      </w:sdtContent>
                    </w:sdt>
                    <w:r w:rsidRPr="0060286E">
                      <w:rPr>
                        <w:rFonts w:hint="eastAsia"/>
                        <w:color w:val="BFBFBF" w:themeColor="background1" w:themeShade="BF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 xml:space="preserve">  </w:t>
                    </w:r>
                    <w:r w:rsidRPr="0060286E">
                      <w:rPr>
                        <w:rFonts w:hint="eastAsia"/>
                        <w:color w:val="BFBFBF" w:themeColor="background1" w:themeShade="BF"/>
                      </w:rPr>
                      <w:t>©</w:t>
                    </w:r>
                    <w:sdt>
                      <w:sdtPr>
                        <w:rPr>
                          <w:rFonts w:hint="eastAsia"/>
                          <w:color w:val="BFBFBF" w:themeColor="background1" w:themeShade="BF"/>
                        </w:rPr>
                        <w:alias w:val="单位"/>
                        <w:tag w:val=""/>
                        <w:id w:val="-2064936698"/>
                        <w:placeholder>
                          <w:docPart w:val="E748556D92E74D8DB63B549AE259BAFD"/>
                        </w:placeholder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Content>
                        <w:r w:rsidRPr="0060286E">
                          <w:rPr>
                            <w:rFonts w:hint="eastAsia"/>
                            <w:color w:val="BFBFBF" w:themeColor="background1" w:themeShade="BF"/>
                          </w:rPr>
                          <w:t>湖北会基网络科技有限公司</w:t>
                        </w:r>
                      </w:sdtContent>
                    </w:sdt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524547654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Pr="007D0C88">
              <w:rPr>
                <w:lang w:val="zh-CN"/>
              </w:rPr>
              <w:t xml:space="preserve"> </w:t>
            </w:r>
            <w:r w:rsidRPr="007D0C88">
              <w:rPr>
                <w:b/>
                <w:bCs/>
                <w:sz w:val="24"/>
                <w:szCs w:val="24"/>
              </w:rPr>
              <w:fldChar w:fldCharType="begin"/>
            </w:r>
            <w:r w:rsidRPr="007D0C88">
              <w:rPr>
                <w:b/>
                <w:bCs/>
              </w:rPr>
              <w:instrText>PAGE</w:instrText>
            </w:r>
            <w:r w:rsidRPr="007D0C88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20</w:t>
            </w:r>
            <w:r w:rsidRPr="007D0C88">
              <w:rPr>
                <w:b/>
                <w:bCs/>
                <w:sz w:val="24"/>
                <w:szCs w:val="24"/>
              </w:rPr>
              <w:fldChar w:fldCharType="end"/>
            </w:r>
            <w:r w:rsidRPr="007D0C88">
              <w:rPr>
                <w:lang w:val="zh-CN"/>
              </w:rPr>
              <w:t xml:space="preserve"> </w:t>
            </w:r>
            <w:r w:rsidRPr="007D0C88">
              <w:rPr>
                <w:lang w:val="zh-CN"/>
              </w:rPr>
              <w:t xml:space="preserve">/ </w:t>
            </w:r>
            <w:r w:rsidRPr="007D0C88">
              <w:rPr>
                <w:b/>
                <w:bCs/>
                <w:sz w:val="24"/>
                <w:szCs w:val="24"/>
              </w:rPr>
              <w:fldChar w:fldCharType="begin"/>
            </w:r>
            <w:r w:rsidRPr="007D0C88">
              <w:rPr>
                <w:b/>
                <w:bCs/>
              </w:rPr>
              <w:instrText>NUMPAGES</w:instrText>
            </w:r>
            <w:r w:rsidRPr="007D0C88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27</w:t>
            </w:r>
            <w:r w:rsidRPr="007D0C88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5C73" w:rsidRDefault="00855C73" w:rsidP="004A6D46">
      <w:pPr>
        <w:spacing w:before="0" w:after="0" w:line="240" w:lineRule="auto"/>
      </w:pPr>
      <w:r>
        <w:separator/>
      </w:r>
    </w:p>
  </w:footnote>
  <w:footnote w:type="continuationSeparator" w:id="0">
    <w:p w:rsidR="00855C73" w:rsidRDefault="00855C73" w:rsidP="004A6D4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7FE2" w:rsidRPr="00675742" w:rsidRDefault="00177FE2" w:rsidP="00675742">
    <w:r>
      <w:rPr>
        <w:noProof/>
      </w:rPr>
      <w:drawing>
        <wp:inline distT="0" distB="0" distL="0" distR="0">
          <wp:extent cx="1115676" cy="360000"/>
          <wp:effectExtent l="0" t="0" r="0" b="2540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5676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D5C15"/>
    <w:multiLevelType w:val="hybridMultilevel"/>
    <w:tmpl w:val="B73ABF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DB05A9"/>
    <w:multiLevelType w:val="hybridMultilevel"/>
    <w:tmpl w:val="A09AB3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101C4D"/>
    <w:multiLevelType w:val="hybridMultilevel"/>
    <w:tmpl w:val="A7DC2456"/>
    <w:lvl w:ilvl="0" w:tplc="D084F2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B42CE0"/>
    <w:multiLevelType w:val="hybridMultilevel"/>
    <w:tmpl w:val="BB1480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6F3C89"/>
    <w:multiLevelType w:val="hybridMultilevel"/>
    <w:tmpl w:val="356613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721312"/>
    <w:multiLevelType w:val="hybridMultilevel"/>
    <w:tmpl w:val="98CAFD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D7C7876"/>
    <w:multiLevelType w:val="hybridMultilevel"/>
    <w:tmpl w:val="C60A1696"/>
    <w:lvl w:ilvl="0" w:tplc="043E3F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F653BDD"/>
    <w:multiLevelType w:val="hybridMultilevel"/>
    <w:tmpl w:val="F1284A04"/>
    <w:lvl w:ilvl="0" w:tplc="C674E0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04853D4"/>
    <w:multiLevelType w:val="hybridMultilevel"/>
    <w:tmpl w:val="2F3ED7E2"/>
    <w:lvl w:ilvl="0" w:tplc="7C30BF18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微软雅黑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48546B"/>
    <w:multiLevelType w:val="hybridMultilevel"/>
    <w:tmpl w:val="A09AB3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482775B"/>
    <w:multiLevelType w:val="multilevel"/>
    <w:tmpl w:val="6B0E793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Microsoft YaHei UI" w:eastAsia="Microsoft YaHei UI" w:hAnsi="Microsoft YaHei UI"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 w15:restartNumberingAfterBreak="0">
    <w:nsid w:val="15324B97"/>
    <w:multiLevelType w:val="multilevel"/>
    <w:tmpl w:val="15324B97"/>
    <w:lvl w:ilvl="0">
      <w:start w:val="1"/>
      <w:numFmt w:val="decimal"/>
      <w:lvlText w:val="%1）"/>
      <w:lvlJc w:val="left"/>
      <w:pPr>
        <w:ind w:left="420" w:hanging="420"/>
      </w:pPr>
      <w:rPr>
        <w:rFonts w:ascii="微软雅黑" w:eastAsia="微软雅黑" w:hAnsi="微软雅黑" w:cs="微软雅黑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5CC660F"/>
    <w:multiLevelType w:val="hybridMultilevel"/>
    <w:tmpl w:val="47A632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8C60A95"/>
    <w:multiLevelType w:val="hybridMultilevel"/>
    <w:tmpl w:val="972E614C"/>
    <w:lvl w:ilvl="0" w:tplc="5E649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37E6243"/>
    <w:multiLevelType w:val="hybridMultilevel"/>
    <w:tmpl w:val="7FDA617A"/>
    <w:lvl w:ilvl="0" w:tplc="6756D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526669A"/>
    <w:multiLevelType w:val="hybridMultilevel"/>
    <w:tmpl w:val="EC4CC3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5FC664A"/>
    <w:multiLevelType w:val="hybridMultilevel"/>
    <w:tmpl w:val="D3FC16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75D476F"/>
    <w:multiLevelType w:val="hybridMultilevel"/>
    <w:tmpl w:val="09D0DAA8"/>
    <w:lvl w:ilvl="0" w:tplc="F3F83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827151E"/>
    <w:multiLevelType w:val="hybridMultilevel"/>
    <w:tmpl w:val="70A280D4"/>
    <w:lvl w:ilvl="0" w:tplc="D84A1B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0B25C49"/>
    <w:multiLevelType w:val="hybridMultilevel"/>
    <w:tmpl w:val="5DBE9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A105FE"/>
    <w:multiLevelType w:val="hybridMultilevel"/>
    <w:tmpl w:val="99447382"/>
    <w:lvl w:ilvl="0" w:tplc="8C3C8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AA052AA"/>
    <w:multiLevelType w:val="hybridMultilevel"/>
    <w:tmpl w:val="0666D8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B81C9FB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C32799F"/>
    <w:multiLevelType w:val="hybridMultilevel"/>
    <w:tmpl w:val="8C1EFB2A"/>
    <w:lvl w:ilvl="0" w:tplc="4B568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CDE62BA"/>
    <w:multiLevelType w:val="hybridMultilevel"/>
    <w:tmpl w:val="6E9E22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D9F40B4"/>
    <w:multiLevelType w:val="hybridMultilevel"/>
    <w:tmpl w:val="D4FC56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CF17CEC"/>
    <w:multiLevelType w:val="hybridMultilevel"/>
    <w:tmpl w:val="82846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D31220F"/>
    <w:multiLevelType w:val="hybridMultilevel"/>
    <w:tmpl w:val="43B624C8"/>
    <w:lvl w:ilvl="0" w:tplc="C0F8A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DB02E04"/>
    <w:multiLevelType w:val="hybridMultilevel"/>
    <w:tmpl w:val="13529A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290144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4547BB"/>
    <w:multiLevelType w:val="hybridMultilevel"/>
    <w:tmpl w:val="0DAE3A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F792C99"/>
    <w:multiLevelType w:val="hybridMultilevel"/>
    <w:tmpl w:val="78A4C4E4"/>
    <w:lvl w:ilvl="0" w:tplc="AD8C6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4772E6A"/>
    <w:multiLevelType w:val="hybridMultilevel"/>
    <w:tmpl w:val="B8FE7E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9B53ABC"/>
    <w:multiLevelType w:val="hybridMultilevel"/>
    <w:tmpl w:val="F1284A04"/>
    <w:lvl w:ilvl="0" w:tplc="C674E0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B645A21"/>
    <w:multiLevelType w:val="hybridMultilevel"/>
    <w:tmpl w:val="C3F0686C"/>
    <w:lvl w:ilvl="0" w:tplc="61DC9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953A06"/>
    <w:multiLevelType w:val="hybridMultilevel"/>
    <w:tmpl w:val="52B8EB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F202687"/>
    <w:multiLevelType w:val="hybridMultilevel"/>
    <w:tmpl w:val="8458C8CE"/>
    <w:lvl w:ilvl="0" w:tplc="5E649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9459E7"/>
    <w:multiLevelType w:val="hybridMultilevel"/>
    <w:tmpl w:val="8AEE3C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1402433"/>
    <w:multiLevelType w:val="hybridMultilevel"/>
    <w:tmpl w:val="8AEE3C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DAA522E"/>
    <w:multiLevelType w:val="hybridMultilevel"/>
    <w:tmpl w:val="DE2263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E9A5596"/>
    <w:multiLevelType w:val="hybridMultilevel"/>
    <w:tmpl w:val="AB1240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341496C"/>
    <w:multiLevelType w:val="hybridMultilevel"/>
    <w:tmpl w:val="3D50B700"/>
    <w:lvl w:ilvl="0" w:tplc="00B699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217FAC"/>
    <w:multiLevelType w:val="hybridMultilevel"/>
    <w:tmpl w:val="887EC3CE"/>
    <w:lvl w:ilvl="0" w:tplc="D8746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82032E4"/>
    <w:multiLevelType w:val="hybridMultilevel"/>
    <w:tmpl w:val="356613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8925440"/>
    <w:multiLevelType w:val="hybridMultilevel"/>
    <w:tmpl w:val="AB1240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B2808A7"/>
    <w:multiLevelType w:val="hybridMultilevel"/>
    <w:tmpl w:val="C0507836"/>
    <w:lvl w:ilvl="0" w:tplc="D1E01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BE00B02"/>
    <w:multiLevelType w:val="hybridMultilevel"/>
    <w:tmpl w:val="457AD4A0"/>
    <w:lvl w:ilvl="0" w:tplc="6B02B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EFA1A15"/>
    <w:multiLevelType w:val="hybridMultilevel"/>
    <w:tmpl w:val="5DBE9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F583765"/>
    <w:multiLevelType w:val="hybridMultilevel"/>
    <w:tmpl w:val="35B6F884"/>
    <w:lvl w:ilvl="0" w:tplc="A28EC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F872CBF"/>
    <w:multiLevelType w:val="hybridMultilevel"/>
    <w:tmpl w:val="BB1480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6"/>
  </w:num>
  <w:num w:numId="3">
    <w:abstractNumId w:val="18"/>
  </w:num>
  <w:num w:numId="4">
    <w:abstractNumId w:val="32"/>
  </w:num>
  <w:num w:numId="5">
    <w:abstractNumId w:val="19"/>
  </w:num>
  <w:num w:numId="6">
    <w:abstractNumId w:val="35"/>
  </w:num>
  <w:num w:numId="7">
    <w:abstractNumId w:val="33"/>
  </w:num>
  <w:num w:numId="8">
    <w:abstractNumId w:val="42"/>
  </w:num>
  <w:num w:numId="9">
    <w:abstractNumId w:val="37"/>
  </w:num>
  <w:num w:numId="10">
    <w:abstractNumId w:val="15"/>
  </w:num>
  <w:num w:numId="11">
    <w:abstractNumId w:val="24"/>
  </w:num>
  <w:num w:numId="12">
    <w:abstractNumId w:val="23"/>
  </w:num>
  <w:num w:numId="13">
    <w:abstractNumId w:val="47"/>
  </w:num>
  <w:num w:numId="14">
    <w:abstractNumId w:val="16"/>
  </w:num>
  <w:num w:numId="15">
    <w:abstractNumId w:val="4"/>
  </w:num>
  <w:num w:numId="16">
    <w:abstractNumId w:val="12"/>
  </w:num>
  <w:num w:numId="17">
    <w:abstractNumId w:val="1"/>
  </w:num>
  <w:num w:numId="18">
    <w:abstractNumId w:val="27"/>
  </w:num>
  <w:num w:numId="19">
    <w:abstractNumId w:val="21"/>
  </w:num>
  <w:num w:numId="20">
    <w:abstractNumId w:val="36"/>
  </w:num>
  <w:num w:numId="21">
    <w:abstractNumId w:val="2"/>
  </w:num>
  <w:num w:numId="22">
    <w:abstractNumId w:val="40"/>
  </w:num>
  <w:num w:numId="23">
    <w:abstractNumId w:val="45"/>
  </w:num>
  <w:num w:numId="24">
    <w:abstractNumId w:val="0"/>
  </w:num>
  <w:num w:numId="25">
    <w:abstractNumId w:val="30"/>
  </w:num>
  <w:num w:numId="26">
    <w:abstractNumId w:val="28"/>
  </w:num>
  <w:num w:numId="27">
    <w:abstractNumId w:val="5"/>
  </w:num>
  <w:num w:numId="28">
    <w:abstractNumId w:val="8"/>
  </w:num>
  <w:num w:numId="29">
    <w:abstractNumId w:val="29"/>
  </w:num>
  <w:num w:numId="30">
    <w:abstractNumId w:val="43"/>
  </w:num>
  <w:num w:numId="31">
    <w:abstractNumId w:val="39"/>
  </w:num>
  <w:num w:numId="32">
    <w:abstractNumId w:val="46"/>
  </w:num>
  <w:num w:numId="33">
    <w:abstractNumId w:val="17"/>
  </w:num>
  <w:num w:numId="34">
    <w:abstractNumId w:val="7"/>
  </w:num>
  <w:num w:numId="35">
    <w:abstractNumId w:val="31"/>
  </w:num>
  <w:num w:numId="36">
    <w:abstractNumId w:val="13"/>
  </w:num>
  <w:num w:numId="37">
    <w:abstractNumId w:val="44"/>
  </w:num>
  <w:num w:numId="38">
    <w:abstractNumId w:val="14"/>
  </w:num>
  <w:num w:numId="39">
    <w:abstractNumId w:val="34"/>
  </w:num>
  <w:num w:numId="40">
    <w:abstractNumId w:val="3"/>
  </w:num>
  <w:num w:numId="41">
    <w:abstractNumId w:val="38"/>
  </w:num>
  <w:num w:numId="42">
    <w:abstractNumId w:val="20"/>
  </w:num>
  <w:num w:numId="43">
    <w:abstractNumId w:val="9"/>
  </w:num>
  <w:num w:numId="44">
    <w:abstractNumId w:val="25"/>
  </w:num>
  <w:num w:numId="45">
    <w:abstractNumId w:val="6"/>
  </w:num>
  <w:num w:numId="46">
    <w:abstractNumId w:val="22"/>
  </w:num>
  <w:num w:numId="47">
    <w:abstractNumId w:val="41"/>
  </w:num>
  <w:num w:numId="48">
    <w:abstractNumId w:val="11"/>
  </w:num>
  <w:numIdMacAtCleanup w:val="4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A56"/>
    <w:rsid w:val="000009FB"/>
    <w:rsid w:val="00000CB4"/>
    <w:rsid w:val="0000239F"/>
    <w:rsid w:val="00005263"/>
    <w:rsid w:val="00005A26"/>
    <w:rsid w:val="0000662D"/>
    <w:rsid w:val="00006B92"/>
    <w:rsid w:val="000070D4"/>
    <w:rsid w:val="00007C61"/>
    <w:rsid w:val="00007D5A"/>
    <w:rsid w:val="00012F51"/>
    <w:rsid w:val="000134B2"/>
    <w:rsid w:val="00013846"/>
    <w:rsid w:val="00013E22"/>
    <w:rsid w:val="0001408F"/>
    <w:rsid w:val="00014BE0"/>
    <w:rsid w:val="00014FCA"/>
    <w:rsid w:val="00015DE3"/>
    <w:rsid w:val="0001722C"/>
    <w:rsid w:val="00017F77"/>
    <w:rsid w:val="00020206"/>
    <w:rsid w:val="00020979"/>
    <w:rsid w:val="000212E2"/>
    <w:rsid w:val="000221CF"/>
    <w:rsid w:val="00022980"/>
    <w:rsid w:val="00022DCD"/>
    <w:rsid w:val="00023F21"/>
    <w:rsid w:val="00024F23"/>
    <w:rsid w:val="0002577C"/>
    <w:rsid w:val="000259B7"/>
    <w:rsid w:val="00026052"/>
    <w:rsid w:val="0002692F"/>
    <w:rsid w:val="000269C4"/>
    <w:rsid w:val="000300D5"/>
    <w:rsid w:val="00030B8E"/>
    <w:rsid w:val="00031E37"/>
    <w:rsid w:val="00032E91"/>
    <w:rsid w:val="0003322B"/>
    <w:rsid w:val="000334EA"/>
    <w:rsid w:val="00035781"/>
    <w:rsid w:val="0003689E"/>
    <w:rsid w:val="0003701B"/>
    <w:rsid w:val="000377C2"/>
    <w:rsid w:val="00037912"/>
    <w:rsid w:val="000403E4"/>
    <w:rsid w:val="00040464"/>
    <w:rsid w:val="0004061A"/>
    <w:rsid w:val="000407E2"/>
    <w:rsid w:val="000407EB"/>
    <w:rsid w:val="0004080C"/>
    <w:rsid w:val="00040CD3"/>
    <w:rsid w:val="0004104F"/>
    <w:rsid w:val="00042C1F"/>
    <w:rsid w:val="0004327C"/>
    <w:rsid w:val="000439E2"/>
    <w:rsid w:val="00045650"/>
    <w:rsid w:val="0004601A"/>
    <w:rsid w:val="00047205"/>
    <w:rsid w:val="00047516"/>
    <w:rsid w:val="0004763D"/>
    <w:rsid w:val="00047C01"/>
    <w:rsid w:val="00047C9D"/>
    <w:rsid w:val="00050CDD"/>
    <w:rsid w:val="00051C79"/>
    <w:rsid w:val="000522B9"/>
    <w:rsid w:val="000543C0"/>
    <w:rsid w:val="00054975"/>
    <w:rsid w:val="00055166"/>
    <w:rsid w:val="00056844"/>
    <w:rsid w:val="00056C1D"/>
    <w:rsid w:val="0005752D"/>
    <w:rsid w:val="00057DAF"/>
    <w:rsid w:val="00057EDA"/>
    <w:rsid w:val="00060AC7"/>
    <w:rsid w:val="00061A13"/>
    <w:rsid w:val="0006270E"/>
    <w:rsid w:val="0006337B"/>
    <w:rsid w:val="0006447E"/>
    <w:rsid w:val="000644F9"/>
    <w:rsid w:val="00064696"/>
    <w:rsid w:val="0006560B"/>
    <w:rsid w:val="00065B4E"/>
    <w:rsid w:val="0006658B"/>
    <w:rsid w:val="00067F78"/>
    <w:rsid w:val="00070F18"/>
    <w:rsid w:val="000719CB"/>
    <w:rsid w:val="00073024"/>
    <w:rsid w:val="00074962"/>
    <w:rsid w:val="00074E96"/>
    <w:rsid w:val="00076C8C"/>
    <w:rsid w:val="000778C7"/>
    <w:rsid w:val="000805E9"/>
    <w:rsid w:val="0008144E"/>
    <w:rsid w:val="00081DE9"/>
    <w:rsid w:val="000843C8"/>
    <w:rsid w:val="000846C7"/>
    <w:rsid w:val="000850CB"/>
    <w:rsid w:val="00085B3A"/>
    <w:rsid w:val="00086148"/>
    <w:rsid w:val="00086184"/>
    <w:rsid w:val="000863B3"/>
    <w:rsid w:val="000877D9"/>
    <w:rsid w:val="0009060C"/>
    <w:rsid w:val="00090BB3"/>
    <w:rsid w:val="00091C88"/>
    <w:rsid w:val="0009205B"/>
    <w:rsid w:val="000922E2"/>
    <w:rsid w:val="00092A05"/>
    <w:rsid w:val="00093920"/>
    <w:rsid w:val="000943BB"/>
    <w:rsid w:val="000945C3"/>
    <w:rsid w:val="00094649"/>
    <w:rsid w:val="00094865"/>
    <w:rsid w:val="00096ED8"/>
    <w:rsid w:val="00097596"/>
    <w:rsid w:val="00097893"/>
    <w:rsid w:val="000A0C0F"/>
    <w:rsid w:val="000A318B"/>
    <w:rsid w:val="000A3870"/>
    <w:rsid w:val="000A3C53"/>
    <w:rsid w:val="000A64BF"/>
    <w:rsid w:val="000A672C"/>
    <w:rsid w:val="000A7D4B"/>
    <w:rsid w:val="000A7F0F"/>
    <w:rsid w:val="000B05FF"/>
    <w:rsid w:val="000B0989"/>
    <w:rsid w:val="000B25AF"/>
    <w:rsid w:val="000B28E7"/>
    <w:rsid w:val="000B30DB"/>
    <w:rsid w:val="000B380D"/>
    <w:rsid w:val="000B3C9F"/>
    <w:rsid w:val="000B54B4"/>
    <w:rsid w:val="000B5823"/>
    <w:rsid w:val="000B6687"/>
    <w:rsid w:val="000B6C71"/>
    <w:rsid w:val="000B6CB7"/>
    <w:rsid w:val="000C13B7"/>
    <w:rsid w:val="000C168F"/>
    <w:rsid w:val="000C1F8C"/>
    <w:rsid w:val="000C3381"/>
    <w:rsid w:val="000C3B8D"/>
    <w:rsid w:val="000C4405"/>
    <w:rsid w:val="000C48EB"/>
    <w:rsid w:val="000C5904"/>
    <w:rsid w:val="000C7097"/>
    <w:rsid w:val="000C72AF"/>
    <w:rsid w:val="000D033D"/>
    <w:rsid w:val="000D06F9"/>
    <w:rsid w:val="000D12E3"/>
    <w:rsid w:val="000D18ED"/>
    <w:rsid w:val="000D220B"/>
    <w:rsid w:val="000D23D4"/>
    <w:rsid w:val="000D35C0"/>
    <w:rsid w:val="000D3CBF"/>
    <w:rsid w:val="000D44DD"/>
    <w:rsid w:val="000D4BB0"/>
    <w:rsid w:val="000D7B17"/>
    <w:rsid w:val="000E0EB5"/>
    <w:rsid w:val="000E10A8"/>
    <w:rsid w:val="000E20ED"/>
    <w:rsid w:val="000E468C"/>
    <w:rsid w:val="000E4964"/>
    <w:rsid w:val="000E4C62"/>
    <w:rsid w:val="000E4E24"/>
    <w:rsid w:val="000E59C8"/>
    <w:rsid w:val="000E5F36"/>
    <w:rsid w:val="000F0312"/>
    <w:rsid w:val="000F061E"/>
    <w:rsid w:val="000F17FB"/>
    <w:rsid w:val="000F184E"/>
    <w:rsid w:val="000F18EC"/>
    <w:rsid w:val="000F1C66"/>
    <w:rsid w:val="000F2912"/>
    <w:rsid w:val="000F3215"/>
    <w:rsid w:val="000F36E8"/>
    <w:rsid w:val="000F486A"/>
    <w:rsid w:val="000F5BFA"/>
    <w:rsid w:val="000F5E9B"/>
    <w:rsid w:val="000F6416"/>
    <w:rsid w:val="000F736C"/>
    <w:rsid w:val="000F7AEA"/>
    <w:rsid w:val="001002C8"/>
    <w:rsid w:val="00101F5E"/>
    <w:rsid w:val="001033A3"/>
    <w:rsid w:val="001035A5"/>
    <w:rsid w:val="0010382F"/>
    <w:rsid w:val="00103ABC"/>
    <w:rsid w:val="00103BD3"/>
    <w:rsid w:val="0010447E"/>
    <w:rsid w:val="00105831"/>
    <w:rsid w:val="00107340"/>
    <w:rsid w:val="00110AF3"/>
    <w:rsid w:val="00110C7A"/>
    <w:rsid w:val="001113F9"/>
    <w:rsid w:val="0011277B"/>
    <w:rsid w:val="0011375E"/>
    <w:rsid w:val="001139BA"/>
    <w:rsid w:val="00115413"/>
    <w:rsid w:val="0011635F"/>
    <w:rsid w:val="001169A7"/>
    <w:rsid w:val="00116C20"/>
    <w:rsid w:val="00116C70"/>
    <w:rsid w:val="00117C1D"/>
    <w:rsid w:val="00121658"/>
    <w:rsid w:val="00121A1C"/>
    <w:rsid w:val="00121C7D"/>
    <w:rsid w:val="001223C9"/>
    <w:rsid w:val="001226A8"/>
    <w:rsid w:val="0012300A"/>
    <w:rsid w:val="0012364A"/>
    <w:rsid w:val="001257F6"/>
    <w:rsid w:val="00126061"/>
    <w:rsid w:val="0012753D"/>
    <w:rsid w:val="00127951"/>
    <w:rsid w:val="00127BC4"/>
    <w:rsid w:val="0013021F"/>
    <w:rsid w:val="00132E02"/>
    <w:rsid w:val="00132F17"/>
    <w:rsid w:val="00133046"/>
    <w:rsid w:val="0013360C"/>
    <w:rsid w:val="001351C8"/>
    <w:rsid w:val="00135376"/>
    <w:rsid w:val="001359D6"/>
    <w:rsid w:val="00135ECB"/>
    <w:rsid w:val="00136987"/>
    <w:rsid w:val="00136C94"/>
    <w:rsid w:val="00137879"/>
    <w:rsid w:val="00137D49"/>
    <w:rsid w:val="00140467"/>
    <w:rsid w:val="00141611"/>
    <w:rsid w:val="00141B66"/>
    <w:rsid w:val="0014214A"/>
    <w:rsid w:val="00142429"/>
    <w:rsid w:val="001425E9"/>
    <w:rsid w:val="0014301D"/>
    <w:rsid w:val="00146864"/>
    <w:rsid w:val="00146C4F"/>
    <w:rsid w:val="0014782A"/>
    <w:rsid w:val="00147AD6"/>
    <w:rsid w:val="001502DE"/>
    <w:rsid w:val="00150502"/>
    <w:rsid w:val="00150845"/>
    <w:rsid w:val="00150BD6"/>
    <w:rsid w:val="00153DB9"/>
    <w:rsid w:val="00153E38"/>
    <w:rsid w:val="001552DC"/>
    <w:rsid w:val="00155F77"/>
    <w:rsid w:val="001567E5"/>
    <w:rsid w:val="001569DD"/>
    <w:rsid w:val="0015732B"/>
    <w:rsid w:val="00157B51"/>
    <w:rsid w:val="00157F08"/>
    <w:rsid w:val="00160F9B"/>
    <w:rsid w:val="00161430"/>
    <w:rsid w:val="001617C4"/>
    <w:rsid w:val="001622EC"/>
    <w:rsid w:val="00163150"/>
    <w:rsid w:val="0016397B"/>
    <w:rsid w:val="00165406"/>
    <w:rsid w:val="001655C2"/>
    <w:rsid w:val="00165625"/>
    <w:rsid w:val="00167B3E"/>
    <w:rsid w:val="0017000B"/>
    <w:rsid w:val="00170178"/>
    <w:rsid w:val="00170184"/>
    <w:rsid w:val="001706F6"/>
    <w:rsid w:val="00171D47"/>
    <w:rsid w:val="00172A7D"/>
    <w:rsid w:val="00173003"/>
    <w:rsid w:val="00173717"/>
    <w:rsid w:val="00174C3B"/>
    <w:rsid w:val="0017555D"/>
    <w:rsid w:val="001774B1"/>
    <w:rsid w:val="00177928"/>
    <w:rsid w:val="00177969"/>
    <w:rsid w:val="00177FE2"/>
    <w:rsid w:val="00183049"/>
    <w:rsid w:val="0018414A"/>
    <w:rsid w:val="00184A1F"/>
    <w:rsid w:val="001867C8"/>
    <w:rsid w:val="0018766A"/>
    <w:rsid w:val="001904FD"/>
    <w:rsid w:val="00190886"/>
    <w:rsid w:val="00191E7D"/>
    <w:rsid w:val="0019292D"/>
    <w:rsid w:val="001935EF"/>
    <w:rsid w:val="001955E5"/>
    <w:rsid w:val="00195718"/>
    <w:rsid w:val="001960A6"/>
    <w:rsid w:val="00196574"/>
    <w:rsid w:val="00196B5A"/>
    <w:rsid w:val="00196F8D"/>
    <w:rsid w:val="00196FBE"/>
    <w:rsid w:val="00196FC6"/>
    <w:rsid w:val="0019703A"/>
    <w:rsid w:val="001A026B"/>
    <w:rsid w:val="001A0C7F"/>
    <w:rsid w:val="001A1661"/>
    <w:rsid w:val="001A174B"/>
    <w:rsid w:val="001A2198"/>
    <w:rsid w:val="001A2328"/>
    <w:rsid w:val="001A4F39"/>
    <w:rsid w:val="001A59C2"/>
    <w:rsid w:val="001A6B2C"/>
    <w:rsid w:val="001A73D0"/>
    <w:rsid w:val="001B0267"/>
    <w:rsid w:val="001B02D1"/>
    <w:rsid w:val="001B05AF"/>
    <w:rsid w:val="001B1295"/>
    <w:rsid w:val="001B24A3"/>
    <w:rsid w:val="001B2C43"/>
    <w:rsid w:val="001B2E99"/>
    <w:rsid w:val="001B4F12"/>
    <w:rsid w:val="001B58AF"/>
    <w:rsid w:val="001B6897"/>
    <w:rsid w:val="001B6A3F"/>
    <w:rsid w:val="001B6F6C"/>
    <w:rsid w:val="001B778F"/>
    <w:rsid w:val="001C4DD9"/>
    <w:rsid w:val="001C56AF"/>
    <w:rsid w:val="001C5B55"/>
    <w:rsid w:val="001C5BEE"/>
    <w:rsid w:val="001C5F39"/>
    <w:rsid w:val="001D12CF"/>
    <w:rsid w:val="001D1464"/>
    <w:rsid w:val="001D22D9"/>
    <w:rsid w:val="001D286F"/>
    <w:rsid w:val="001D326C"/>
    <w:rsid w:val="001D408D"/>
    <w:rsid w:val="001D4D91"/>
    <w:rsid w:val="001D7310"/>
    <w:rsid w:val="001D7606"/>
    <w:rsid w:val="001E03D2"/>
    <w:rsid w:val="001E0A05"/>
    <w:rsid w:val="001E140B"/>
    <w:rsid w:val="001E16C6"/>
    <w:rsid w:val="001E4D89"/>
    <w:rsid w:val="001E5465"/>
    <w:rsid w:val="001E5BCF"/>
    <w:rsid w:val="001E5E58"/>
    <w:rsid w:val="001E6D40"/>
    <w:rsid w:val="001E6E15"/>
    <w:rsid w:val="001E6EAD"/>
    <w:rsid w:val="001F0231"/>
    <w:rsid w:val="001F04F3"/>
    <w:rsid w:val="001F16EB"/>
    <w:rsid w:val="001F1B7D"/>
    <w:rsid w:val="001F1CC6"/>
    <w:rsid w:val="001F3EA1"/>
    <w:rsid w:val="001F6050"/>
    <w:rsid w:val="001F7938"/>
    <w:rsid w:val="001F7E62"/>
    <w:rsid w:val="00200200"/>
    <w:rsid w:val="002016ED"/>
    <w:rsid w:val="00202980"/>
    <w:rsid w:val="00205E71"/>
    <w:rsid w:val="00206458"/>
    <w:rsid w:val="00206FBB"/>
    <w:rsid w:val="00207274"/>
    <w:rsid w:val="00210116"/>
    <w:rsid w:val="00210248"/>
    <w:rsid w:val="002110D7"/>
    <w:rsid w:val="002125DD"/>
    <w:rsid w:val="00213A75"/>
    <w:rsid w:val="00213CC9"/>
    <w:rsid w:val="002156A6"/>
    <w:rsid w:val="002157BE"/>
    <w:rsid w:val="00216060"/>
    <w:rsid w:val="00216278"/>
    <w:rsid w:val="00216645"/>
    <w:rsid w:val="00216BE2"/>
    <w:rsid w:val="002177B7"/>
    <w:rsid w:val="002200B0"/>
    <w:rsid w:val="002208F3"/>
    <w:rsid w:val="0022157F"/>
    <w:rsid w:val="00222165"/>
    <w:rsid w:val="002222CE"/>
    <w:rsid w:val="00223A8B"/>
    <w:rsid w:val="00227210"/>
    <w:rsid w:val="0022729A"/>
    <w:rsid w:val="002276C7"/>
    <w:rsid w:val="0023081C"/>
    <w:rsid w:val="00232B03"/>
    <w:rsid w:val="00232F7A"/>
    <w:rsid w:val="002339F2"/>
    <w:rsid w:val="00233E48"/>
    <w:rsid w:val="00234A0B"/>
    <w:rsid w:val="00235670"/>
    <w:rsid w:val="0023623D"/>
    <w:rsid w:val="00236385"/>
    <w:rsid w:val="00236D18"/>
    <w:rsid w:val="00237789"/>
    <w:rsid w:val="00241A53"/>
    <w:rsid w:val="00241E2C"/>
    <w:rsid w:val="0024280A"/>
    <w:rsid w:val="00243A20"/>
    <w:rsid w:val="002441BC"/>
    <w:rsid w:val="002442F2"/>
    <w:rsid w:val="00244591"/>
    <w:rsid w:val="002447D0"/>
    <w:rsid w:val="00245242"/>
    <w:rsid w:val="00245288"/>
    <w:rsid w:val="0024648E"/>
    <w:rsid w:val="00246E65"/>
    <w:rsid w:val="00247B9D"/>
    <w:rsid w:val="00250819"/>
    <w:rsid w:val="00250A63"/>
    <w:rsid w:val="00250ACE"/>
    <w:rsid w:val="0025102E"/>
    <w:rsid w:val="002520D5"/>
    <w:rsid w:val="00254E5E"/>
    <w:rsid w:val="00254EE3"/>
    <w:rsid w:val="002553FD"/>
    <w:rsid w:val="00255627"/>
    <w:rsid w:val="00255E61"/>
    <w:rsid w:val="00256F96"/>
    <w:rsid w:val="00260F03"/>
    <w:rsid w:val="002614CE"/>
    <w:rsid w:val="002616F2"/>
    <w:rsid w:val="00261F55"/>
    <w:rsid w:val="00262511"/>
    <w:rsid w:val="0026316B"/>
    <w:rsid w:val="002638D8"/>
    <w:rsid w:val="002639DC"/>
    <w:rsid w:val="00264847"/>
    <w:rsid w:val="0026599F"/>
    <w:rsid w:val="00266122"/>
    <w:rsid w:val="00266C4D"/>
    <w:rsid w:val="00267E2D"/>
    <w:rsid w:val="0027193F"/>
    <w:rsid w:val="00271AF5"/>
    <w:rsid w:val="002734C4"/>
    <w:rsid w:val="00274001"/>
    <w:rsid w:val="00275314"/>
    <w:rsid w:val="00275866"/>
    <w:rsid w:val="00276A1E"/>
    <w:rsid w:val="00280E89"/>
    <w:rsid w:val="0028107B"/>
    <w:rsid w:val="002816CA"/>
    <w:rsid w:val="002822F5"/>
    <w:rsid w:val="0028274C"/>
    <w:rsid w:val="00282A5A"/>
    <w:rsid w:val="0028453E"/>
    <w:rsid w:val="002851D7"/>
    <w:rsid w:val="00285650"/>
    <w:rsid w:val="00285C37"/>
    <w:rsid w:val="0028664B"/>
    <w:rsid w:val="00286EF8"/>
    <w:rsid w:val="0028730C"/>
    <w:rsid w:val="002876FA"/>
    <w:rsid w:val="0029086F"/>
    <w:rsid w:val="002920C7"/>
    <w:rsid w:val="002940E4"/>
    <w:rsid w:val="00294605"/>
    <w:rsid w:val="0029523D"/>
    <w:rsid w:val="0029693F"/>
    <w:rsid w:val="002A16C0"/>
    <w:rsid w:val="002A1A9E"/>
    <w:rsid w:val="002A22F5"/>
    <w:rsid w:val="002A3569"/>
    <w:rsid w:val="002A5350"/>
    <w:rsid w:val="002A72FC"/>
    <w:rsid w:val="002A765B"/>
    <w:rsid w:val="002A7CD4"/>
    <w:rsid w:val="002B0021"/>
    <w:rsid w:val="002B1AF7"/>
    <w:rsid w:val="002B2155"/>
    <w:rsid w:val="002B22C4"/>
    <w:rsid w:val="002B281B"/>
    <w:rsid w:val="002B3BBA"/>
    <w:rsid w:val="002B40A4"/>
    <w:rsid w:val="002B4E0C"/>
    <w:rsid w:val="002B6CEC"/>
    <w:rsid w:val="002B7FE0"/>
    <w:rsid w:val="002C1471"/>
    <w:rsid w:val="002C16DA"/>
    <w:rsid w:val="002C3FDA"/>
    <w:rsid w:val="002C511A"/>
    <w:rsid w:val="002C5365"/>
    <w:rsid w:val="002C5458"/>
    <w:rsid w:val="002C5BAC"/>
    <w:rsid w:val="002C6F82"/>
    <w:rsid w:val="002D03EF"/>
    <w:rsid w:val="002D1E9E"/>
    <w:rsid w:val="002D2403"/>
    <w:rsid w:val="002D3184"/>
    <w:rsid w:val="002D32B5"/>
    <w:rsid w:val="002D3902"/>
    <w:rsid w:val="002D39BB"/>
    <w:rsid w:val="002D45DE"/>
    <w:rsid w:val="002D5944"/>
    <w:rsid w:val="002D60D4"/>
    <w:rsid w:val="002D79AF"/>
    <w:rsid w:val="002D7EB2"/>
    <w:rsid w:val="002E05D7"/>
    <w:rsid w:val="002E09F3"/>
    <w:rsid w:val="002E1300"/>
    <w:rsid w:val="002E1C83"/>
    <w:rsid w:val="002E21BA"/>
    <w:rsid w:val="002E36B3"/>
    <w:rsid w:val="002E37F9"/>
    <w:rsid w:val="002E49EE"/>
    <w:rsid w:val="002E714D"/>
    <w:rsid w:val="002E75B0"/>
    <w:rsid w:val="002F0439"/>
    <w:rsid w:val="002F0976"/>
    <w:rsid w:val="002F09C9"/>
    <w:rsid w:val="002F3432"/>
    <w:rsid w:val="002F5456"/>
    <w:rsid w:val="002F5B1D"/>
    <w:rsid w:val="002F5E8A"/>
    <w:rsid w:val="00301376"/>
    <w:rsid w:val="00301AF0"/>
    <w:rsid w:val="00301D0D"/>
    <w:rsid w:val="003038EA"/>
    <w:rsid w:val="00304EBD"/>
    <w:rsid w:val="003055AE"/>
    <w:rsid w:val="00307235"/>
    <w:rsid w:val="003072EC"/>
    <w:rsid w:val="0031077B"/>
    <w:rsid w:val="00310D89"/>
    <w:rsid w:val="00310E30"/>
    <w:rsid w:val="0031301F"/>
    <w:rsid w:val="003136EE"/>
    <w:rsid w:val="00313BD6"/>
    <w:rsid w:val="003140D9"/>
    <w:rsid w:val="00315084"/>
    <w:rsid w:val="003161D8"/>
    <w:rsid w:val="00316DD1"/>
    <w:rsid w:val="003175EF"/>
    <w:rsid w:val="00317FD3"/>
    <w:rsid w:val="003203CD"/>
    <w:rsid w:val="00320983"/>
    <w:rsid w:val="00320D70"/>
    <w:rsid w:val="00320D76"/>
    <w:rsid w:val="00321BBC"/>
    <w:rsid w:val="00323A37"/>
    <w:rsid w:val="00323E0C"/>
    <w:rsid w:val="0032470D"/>
    <w:rsid w:val="003251FA"/>
    <w:rsid w:val="003255C7"/>
    <w:rsid w:val="0032599E"/>
    <w:rsid w:val="003262B3"/>
    <w:rsid w:val="00326365"/>
    <w:rsid w:val="003264CA"/>
    <w:rsid w:val="00326A7A"/>
    <w:rsid w:val="00327244"/>
    <w:rsid w:val="0032732D"/>
    <w:rsid w:val="0033019B"/>
    <w:rsid w:val="0033035E"/>
    <w:rsid w:val="00330F67"/>
    <w:rsid w:val="0033111C"/>
    <w:rsid w:val="00331285"/>
    <w:rsid w:val="00331462"/>
    <w:rsid w:val="00331FDE"/>
    <w:rsid w:val="00334018"/>
    <w:rsid w:val="003366D7"/>
    <w:rsid w:val="00336DB2"/>
    <w:rsid w:val="00340429"/>
    <w:rsid w:val="00340A18"/>
    <w:rsid w:val="00341277"/>
    <w:rsid w:val="00341A69"/>
    <w:rsid w:val="00343491"/>
    <w:rsid w:val="00343CF4"/>
    <w:rsid w:val="00344F81"/>
    <w:rsid w:val="0034597C"/>
    <w:rsid w:val="003467D3"/>
    <w:rsid w:val="00346E2E"/>
    <w:rsid w:val="00347577"/>
    <w:rsid w:val="003477A0"/>
    <w:rsid w:val="00350E16"/>
    <w:rsid w:val="00351255"/>
    <w:rsid w:val="00352396"/>
    <w:rsid w:val="00354630"/>
    <w:rsid w:val="00356117"/>
    <w:rsid w:val="0035656D"/>
    <w:rsid w:val="00356F3C"/>
    <w:rsid w:val="003576C9"/>
    <w:rsid w:val="00361934"/>
    <w:rsid w:val="00362A5E"/>
    <w:rsid w:val="003630E8"/>
    <w:rsid w:val="003633C8"/>
    <w:rsid w:val="00363C8C"/>
    <w:rsid w:val="003642D1"/>
    <w:rsid w:val="003662F8"/>
    <w:rsid w:val="00366617"/>
    <w:rsid w:val="00366752"/>
    <w:rsid w:val="00366F4A"/>
    <w:rsid w:val="0036713B"/>
    <w:rsid w:val="003674B2"/>
    <w:rsid w:val="00370069"/>
    <w:rsid w:val="003701E3"/>
    <w:rsid w:val="00371041"/>
    <w:rsid w:val="003714E4"/>
    <w:rsid w:val="00371D95"/>
    <w:rsid w:val="00372FF1"/>
    <w:rsid w:val="00374311"/>
    <w:rsid w:val="00374698"/>
    <w:rsid w:val="00374A79"/>
    <w:rsid w:val="00375750"/>
    <w:rsid w:val="00375D55"/>
    <w:rsid w:val="00377B11"/>
    <w:rsid w:val="00377E15"/>
    <w:rsid w:val="00382C5A"/>
    <w:rsid w:val="00383129"/>
    <w:rsid w:val="00384235"/>
    <w:rsid w:val="003843E6"/>
    <w:rsid w:val="00384CA2"/>
    <w:rsid w:val="0038600E"/>
    <w:rsid w:val="003865D8"/>
    <w:rsid w:val="003869F4"/>
    <w:rsid w:val="00386C0C"/>
    <w:rsid w:val="00386F8D"/>
    <w:rsid w:val="0039027D"/>
    <w:rsid w:val="00390CDF"/>
    <w:rsid w:val="003926B1"/>
    <w:rsid w:val="00393968"/>
    <w:rsid w:val="00393C06"/>
    <w:rsid w:val="00393EB9"/>
    <w:rsid w:val="0039583E"/>
    <w:rsid w:val="003A057F"/>
    <w:rsid w:val="003A136E"/>
    <w:rsid w:val="003A4B34"/>
    <w:rsid w:val="003A57DE"/>
    <w:rsid w:val="003A5A59"/>
    <w:rsid w:val="003A608D"/>
    <w:rsid w:val="003A63B6"/>
    <w:rsid w:val="003A72B2"/>
    <w:rsid w:val="003B0570"/>
    <w:rsid w:val="003B18AB"/>
    <w:rsid w:val="003B23A4"/>
    <w:rsid w:val="003B2D62"/>
    <w:rsid w:val="003B2DCA"/>
    <w:rsid w:val="003B2F7C"/>
    <w:rsid w:val="003B49A7"/>
    <w:rsid w:val="003B4C4B"/>
    <w:rsid w:val="003B4F36"/>
    <w:rsid w:val="003B54CB"/>
    <w:rsid w:val="003B5C5D"/>
    <w:rsid w:val="003B6D05"/>
    <w:rsid w:val="003B7351"/>
    <w:rsid w:val="003B766E"/>
    <w:rsid w:val="003B79A4"/>
    <w:rsid w:val="003C0444"/>
    <w:rsid w:val="003C0C81"/>
    <w:rsid w:val="003C1852"/>
    <w:rsid w:val="003C1860"/>
    <w:rsid w:val="003C1B0C"/>
    <w:rsid w:val="003C1C22"/>
    <w:rsid w:val="003C232C"/>
    <w:rsid w:val="003C4101"/>
    <w:rsid w:val="003C43BD"/>
    <w:rsid w:val="003C43E9"/>
    <w:rsid w:val="003C4843"/>
    <w:rsid w:val="003C49EA"/>
    <w:rsid w:val="003C5DE6"/>
    <w:rsid w:val="003C6565"/>
    <w:rsid w:val="003C77E9"/>
    <w:rsid w:val="003D0C95"/>
    <w:rsid w:val="003D177A"/>
    <w:rsid w:val="003D1F4E"/>
    <w:rsid w:val="003D2D37"/>
    <w:rsid w:val="003D32A9"/>
    <w:rsid w:val="003D3EFB"/>
    <w:rsid w:val="003D44D2"/>
    <w:rsid w:val="003D5944"/>
    <w:rsid w:val="003D59FD"/>
    <w:rsid w:val="003D7DD7"/>
    <w:rsid w:val="003E0A42"/>
    <w:rsid w:val="003E178E"/>
    <w:rsid w:val="003E2334"/>
    <w:rsid w:val="003E2FDC"/>
    <w:rsid w:val="003E359C"/>
    <w:rsid w:val="003E3A9E"/>
    <w:rsid w:val="003E4791"/>
    <w:rsid w:val="003E4D5A"/>
    <w:rsid w:val="003E525B"/>
    <w:rsid w:val="003E697D"/>
    <w:rsid w:val="003E6FA0"/>
    <w:rsid w:val="003E7CA5"/>
    <w:rsid w:val="003F01FF"/>
    <w:rsid w:val="003F056F"/>
    <w:rsid w:val="003F0725"/>
    <w:rsid w:val="003F5271"/>
    <w:rsid w:val="003F58E0"/>
    <w:rsid w:val="003F5A5B"/>
    <w:rsid w:val="003F5B95"/>
    <w:rsid w:val="003F5E28"/>
    <w:rsid w:val="003F6954"/>
    <w:rsid w:val="003F75B7"/>
    <w:rsid w:val="003F7C6B"/>
    <w:rsid w:val="0040106A"/>
    <w:rsid w:val="004011FE"/>
    <w:rsid w:val="00401309"/>
    <w:rsid w:val="00404D1E"/>
    <w:rsid w:val="00405C7E"/>
    <w:rsid w:val="00406601"/>
    <w:rsid w:val="004069AC"/>
    <w:rsid w:val="004069D9"/>
    <w:rsid w:val="00406AFE"/>
    <w:rsid w:val="00406D67"/>
    <w:rsid w:val="00407591"/>
    <w:rsid w:val="00410149"/>
    <w:rsid w:val="00410BBE"/>
    <w:rsid w:val="00410CE6"/>
    <w:rsid w:val="00411576"/>
    <w:rsid w:val="00412453"/>
    <w:rsid w:val="00414AFD"/>
    <w:rsid w:val="004154C8"/>
    <w:rsid w:val="00417A4B"/>
    <w:rsid w:val="0042109A"/>
    <w:rsid w:val="004211C2"/>
    <w:rsid w:val="004222F2"/>
    <w:rsid w:val="00422457"/>
    <w:rsid w:val="00423770"/>
    <w:rsid w:val="00424252"/>
    <w:rsid w:val="00425374"/>
    <w:rsid w:val="00425E34"/>
    <w:rsid w:val="00426875"/>
    <w:rsid w:val="00426A6F"/>
    <w:rsid w:val="00426B97"/>
    <w:rsid w:val="00426CC0"/>
    <w:rsid w:val="004275DF"/>
    <w:rsid w:val="0042771D"/>
    <w:rsid w:val="004301EC"/>
    <w:rsid w:val="00431B31"/>
    <w:rsid w:val="00432018"/>
    <w:rsid w:val="0043247C"/>
    <w:rsid w:val="00432855"/>
    <w:rsid w:val="0043366B"/>
    <w:rsid w:val="0043404D"/>
    <w:rsid w:val="00434806"/>
    <w:rsid w:val="00435B67"/>
    <w:rsid w:val="004364D0"/>
    <w:rsid w:val="00440517"/>
    <w:rsid w:val="00440BB8"/>
    <w:rsid w:val="004410AF"/>
    <w:rsid w:val="004413D9"/>
    <w:rsid w:val="00441FA7"/>
    <w:rsid w:val="00442988"/>
    <w:rsid w:val="0044420D"/>
    <w:rsid w:val="00444888"/>
    <w:rsid w:val="00444981"/>
    <w:rsid w:val="00445C27"/>
    <w:rsid w:val="00445C30"/>
    <w:rsid w:val="00445FF4"/>
    <w:rsid w:val="004467D8"/>
    <w:rsid w:val="00446958"/>
    <w:rsid w:val="00446F61"/>
    <w:rsid w:val="00446F99"/>
    <w:rsid w:val="004504BE"/>
    <w:rsid w:val="00450E2C"/>
    <w:rsid w:val="004513D5"/>
    <w:rsid w:val="00452195"/>
    <w:rsid w:val="004522A6"/>
    <w:rsid w:val="004522FF"/>
    <w:rsid w:val="0045290A"/>
    <w:rsid w:val="00453441"/>
    <w:rsid w:val="00455061"/>
    <w:rsid w:val="004559E4"/>
    <w:rsid w:val="00457909"/>
    <w:rsid w:val="00460BE9"/>
    <w:rsid w:val="00461FF9"/>
    <w:rsid w:val="00462E1A"/>
    <w:rsid w:val="00463F42"/>
    <w:rsid w:val="00464F36"/>
    <w:rsid w:val="0046506F"/>
    <w:rsid w:val="00465DAB"/>
    <w:rsid w:val="004663FC"/>
    <w:rsid w:val="004671DF"/>
    <w:rsid w:val="00472535"/>
    <w:rsid w:val="004733A3"/>
    <w:rsid w:val="004734B8"/>
    <w:rsid w:val="0047586A"/>
    <w:rsid w:val="00476E05"/>
    <w:rsid w:val="00480C12"/>
    <w:rsid w:val="004817B0"/>
    <w:rsid w:val="00482E7C"/>
    <w:rsid w:val="00483138"/>
    <w:rsid w:val="004838A6"/>
    <w:rsid w:val="00485045"/>
    <w:rsid w:val="00486792"/>
    <w:rsid w:val="004874FD"/>
    <w:rsid w:val="00490159"/>
    <w:rsid w:val="004907F6"/>
    <w:rsid w:val="00490DAA"/>
    <w:rsid w:val="00490EEA"/>
    <w:rsid w:val="00492247"/>
    <w:rsid w:val="004938FA"/>
    <w:rsid w:val="00493D9F"/>
    <w:rsid w:val="00493DD1"/>
    <w:rsid w:val="00493FDC"/>
    <w:rsid w:val="004965A8"/>
    <w:rsid w:val="004972C9"/>
    <w:rsid w:val="00497D3C"/>
    <w:rsid w:val="004A0073"/>
    <w:rsid w:val="004A1560"/>
    <w:rsid w:val="004A24B3"/>
    <w:rsid w:val="004A2534"/>
    <w:rsid w:val="004A308D"/>
    <w:rsid w:val="004A375B"/>
    <w:rsid w:val="004A3C1B"/>
    <w:rsid w:val="004A3E69"/>
    <w:rsid w:val="004A3EF8"/>
    <w:rsid w:val="004A4478"/>
    <w:rsid w:val="004A53E7"/>
    <w:rsid w:val="004A6D46"/>
    <w:rsid w:val="004A7B41"/>
    <w:rsid w:val="004B121D"/>
    <w:rsid w:val="004B2AD0"/>
    <w:rsid w:val="004B2E62"/>
    <w:rsid w:val="004B313A"/>
    <w:rsid w:val="004B381B"/>
    <w:rsid w:val="004B3A7C"/>
    <w:rsid w:val="004B424A"/>
    <w:rsid w:val="004B4A90"/>
    <w:rsid w:val="004B4FA5"/>
    <w:rsid w:val="004B5FCA"/>
    <w:rsid w:val="004B6153"/>
    <w:rsid w:val="004B65DF"/>
    <w:rsid w:val="004B676C"/>
    <w:rsid w:val="004B6D4F"/>
    <w:rsid w:val="004B6D97"/>
    <w:rsid w:val="004B6DCE"/>
    <w:rsid w:val="004B7301"/>
    <w:rsid w:val="004B7B1F"/>
    <w:rsid w:val="004C12A3"/>
    <w:rsid w:val="004C26B7"/>
    <w:rsid w:val="004C3078"/>
    <w:rsid w:val="004C3E27"/>
    <w:rsid w:val="004C4095"/>
    <w:rsid w:val="004C4E5A"/>
    <w:rsid w:val="004C5489"/>
    <w:rsid w:val="004C54C9"/>
    <w:rsid w:val="004C559E"/>
    <w:rsid w:val="004D08F7"/>
    <w:rsid w:val="004D0D40"/>
    <w:rsid w:val="004D0EDF"/>
    <w:rsid w:val="004D1424"/>
    <w:rsid w:val="004D1718"/>
    <w:rsid w:val="004D18E8"/>
    <w:rsid w:val="004D33C5"/>
    <w:rsid w:val="004D3E60"/>
    <w:rsid w:val="004D5F2E"/>
    <w:rsid w:val="004D660A"/>
    <w:rsid w:val="004D6CE3"/>
    <w:rsid w:val="004D7194"/>
    <w:rsid w:val="004D7C58"/>
    <w:rsid w:val="004E01D7"/>
    <w:rsid w:val="004E0B4A"/>
    <w:rsid w:val="004E0C54"/>
    <w:rsid w:val="004E1C71"/>
    <w:rsid w:val="004E313B"/>
    <w:rsid w:val="004E48AA"/>
    <w:rsid w:val="004E53BF"/>
    <w:rsid w:val="004E5A7C"/>
    <w:rsid w:val="004E5EB9"/>
    <w:rsid w:val="004E625C"/>
    <w:rsid w:val="004E6BEC"/>
    <w:rsid w:val="004E75F2"/>
    <w:rsid w:val="004F094B"/>
    <w:rsid w:val="004F0D06"/>
    <w:rsid w:val="004F18B6"/>
    <w:rsid w:val="004F1C59"/>
    <w:rsid w:val="004F2169"/>
    <w:rsid w:val="004F21F6"/>
    <w:rsid w:val="004F5A5D"/>
    <w:rsid w:val="004F5AAA"/>
    <w:rsid w:val="004F5AB6"/>
    <w:rsid w:val="004F606E"/>
    <w:rsid w:val="004F65F1"/>
    <w:rsid w:val="004F6F68"/>
    <w:rsid w:val="00500A6F"/>
    <w:rsid w:val="00501CDF"/>
    <w:rsid w:val="00502810"/>
    <w:rsid w:val="00502AEE"/>
    <w:rsid w:val="00503185"/>
    <w:rsid w:val="005033A8"/>
    <w:rsid w:val="00503F6B"/>
    <w:rsid w:val="00503F78"/>
    <w:rsid w:val="00504987"/>
    <w:rsid w:val="005054D9"/>
    <w:rsid w:val="00506239"/>
    <w:rsid w:val="005062D8"/>
    <w:rsid w:val="00506A6B"/>
    <w:rsid w:val="00507065"/>
    <w:rsid w:val="00507246"/>
    <w:rsid w:val="0051002C"/>
    <w:rsid w:val="00510414"/>
    <w:rsid w:val="0051057F"/>
    <w:rsid w:val="00511A8F"/>
    <w:rsid w:val="005131B3"/>
    <w:rsid w:val="00513E8B"/>
    <w:rsid w:val="005143B4"/>
    <w:rsid w:val="00514EA5"/>
    <w:rsid w:val="00515598"/>
    <w:rsid w:val="00516182"/>
    <w:rsid w:val="00516B36"/>
    <w:rsid w:val="0051702E"/>
    <w:rsid w:val="005179BD"/>
    <w:rsid w:val="00517C54"/>
    <w:rsid w:val="00517FBF"/>
    <w:rsid w:val="005210A8"/>
    <w:rsid w:val="00522110"/>
    <w:rsid w:val="00522C84"/>
    <w:rsid w:val="00523E47"/>
    <w:rsid w:val="00524184"/>
    <w:rsid w:val="0052686E"/>
    <w:rsid w:val="00526C08"/>
    <w:rsid w:val="005271D5"/>
    <w:rsid w:val="00527228"/>
    <w:rsid w:val="00527E72"/>
    <w:rsid w:val="00530248"/>
    <w:rsid w:val="005304EB"/>
    <w:rsid w:val="0053057F"/>
    <w:rsid w:val="00531AF1"/>
    <w:rsid w:val="00532032"/>
    <w:rsid w:val="005324AE"/>
    <w:rsid w:val="005327A6"/>
    <w:rsid w:val="00532888"/>
    <w:rsid w:val="00534D9B"/>
    <w:rsid w:val="00535213"/>
    <w:rsid w:val="00535383"/>
    <w:rsid w:val="00535F2E"/>
    <w:rsid w:val="00536304"/>
    <w:rsid w:val="0054114E"/>
    <w:rsid w:val="00541991"/>
    <w:rsid w:val="00542088"/>
    <w:rsid w:val="0054214E"/>
    <w:rsid w:val="00542237"/>
    <w:rsid w:val="005424D1"/>
    <w:rsid w:val="0054731D"/>
    <w:rsid w:val="00550B55"/>
    <w:rsid w:val="00551C3B"/>
    <w:rsid w:val="0055221C"/>
    <w:rsid w:val="005523F3"/>
    <w:rsid w:val="00552AB1"/>
    <w:rsid w:val="00552F28"/>
    <w:rsid w:val="00553448"/>
    <w:rsid w:val="00553B91"/>
    <w:rsid w:val="00553E61"/>
    <w:rsid w:val="005557AA"/>
    <w:rsid w:val="0055583E"/>
    <w:rsid w:val="005564E8"/>
    <w:rsid w:val="00557C3D"/>
    <w:rsid w:val="00560E3E"/>
    <w:rsid w:val="0056107E"/>
    <w:rsid w:val="00561631"/>
    <w:rsid w:val="00561C32"/>
    <w:rsid w:val="005623AB"/>
    <w:rsid w:val="005625BA"/>
    <w:rsid w:val="00562889"/>
    <w:rsid w:val="005633B5"/>
    <w:rsid w:val="00563C4B"/>
    <w:rsid w:val="00563C8A"/>
    <w:rsid w:val="00567594"/>
    <w:rsid w:val="0057136E"/>
    <w:rsid w:val="00572165"/>
    <w:rsid w:val="00572B27"/>
    <w:rsid w:val="00572B33"/>
    <w:rsid w:val="005743A2"/>
    <w:rsid w:val="00575EDC"/>
    <w:rsid w:val="005762AD"/>
    <w:rsid w:val="005804CF"/>
    <w:rsid w:val="0058143D"/>
    <w:rsid w:val="00581FB8"/>
    <w:rsid w:val="00582D42"/>
    <w:rsid w:val="005830D2"/>
    <w:rsid w:val="00583B10"/>
    <w:rsid w:val="00583E01"/>
    <w:rsid w:val="00585FB6"/>
    <w:rsid w:val="0058736B"/>
    <w:rsid w:val="005877CC"/>
    <w:rsid w:val="00587FA7"/>
    <w:rsid w:val="0059087D"/>
    <w:rsid w:val="005917DB"/>
    <w:rsid w:val="00591D8B"/>
    <w:rsid w:val="00591FB6"/>
    <w:rsid w:val="00593490"/>
    <w:rsid w:val="005940D1"/>
    <w:rsid w:val="00595E84"/>
    <w:rsid w:val="00596062"/>
    <w:rsid w:val="0059663B"/>
    <w:rsid w:val="005979F4"/>
    <w:rsid w:val="005A0154"/>
    <w:rsid w:val="005A1703"/>
    <w:rsid w:val="005A2C90"/>
    <w:rsid w:val="005A36BD"/>
    <w:rsid w:val="005A393B"/>
    <w:rsid w:val="005A39FB"/>
    <w:rsid w:val="005A4101"/>
    <w:rsid w:val="005A4907"/>
    <w:rsid w:val="005A715F"/>
    <w:rsid w:val="005A7303"/>
    <w:rsid w:val="005A7B31"/>
    <w:rsid w:val="005B0AD5"/>
    <w:rsid w:val="005B0B4F"/>
    <w:rsid w:val="005B15B1"/>
    <w:rsid w:val="005B1790"/>
    <w:rsid w:val="005B26C6"/>
    <w:rsid w:val="005B2D0E"/>
    <w:rsid w:val="005B321E"/>
    <w:rsid w:val="005B58B7"/>
    <w:rsid w:val="005B6108"/>
    <w:rsid w:val="005B711B"/>
    <w:rsid w:val="005B7454"/>
    <w:rsid w:val="005B7474"/>
    <w:rsid w:val="005B7F35"/>
    <w:rsid w:val="005C0AA1"/>
    <w:rsid w:val="005C10F6"/>
    <w:rsid w:val="005C1C0F"/>
    <w:rsid w:val="005C2D06"/>
    <w:rsid w:val="005C418C"/>
    <w:rsid w:val="005C4CF0"/>
    <w:rsid w:val="005C4E57"/>
    <w:rsid w:val="005C521A"/>
    <w:rsid w:val="005C5822"/>
    <w:rsid w:val="005C6314"/>
    <w:rsid w:val="005C67B6"/>
    <w:rsid w:val="005C768B"/>
    <w:rsid w:val="005D00AC"/>
    <w:rsid w:val="005D0AB2"/>
    <w:rsid w:val="005D0BF7"/>
    <w:rsid w:val="005D100F"/>
    <w:rsid w:val="005D2610"/>
    <w:rsid w:val="005D31DF"/>
    <w:rsid w:val="005D3946"/>
    <w:rsid w:val="005D48E1"/>
    <w:rsid w:val="005D7B78"/>
    <w:rsid w:val="005D7ECB"/>
    <w:rsid w:val="005E0657"/>
    <w:rsid w:val="005E0B87"/>
    <w:rsid w:val="005E154B"/>
    <w:rsid w:val="005E2CCF"/>
    <w:rsid w:val="005E3BBE"/>
    <w:rsid w:val="005E4329"/>
    <w:rsid w:val="005E4834"/>
    <w:rsid w:val="005E4D48"/>
    <w:rsid w:val="005E5A3A"/>
    <w:rsid w:val="005E5EA2"/>
    <w:rsid w:val="005E5EE9"/>
    <w:rsid w:val="005F01E6"/>
    <w:rsid w:val="005F07B1"/>
    <w:rsid w:val="005F11E0"/>
    <w:rsid w:val="005F215F"/>
    <w:rsid w:val="005F34C4"/>
    <w:rsid w:val="005F3BE2"/>
    <w:rsid w:val="005F3FAA"/>
    <w:rsid w:val="005F465A"/>
    <w:rsid w:val="005F6E6F"/>
    <w:rsid w:val="005F77BA"/>
    <w:rsid w:val="0060050E"/>
    <w:rsid w:val="006024FF"/>
    <w:rsid w:val="0060286E"/>
    <w:rsid w:val="00602E19"/>
    <w:rsid w:val="00603569"/>
    <w:rsid w:val="006054E8"/>
    <w:rsid w:val="006056A3"/>
    <w:rsid w:val="006066ED"/>
    <w:rsid w:val="00606AF1"/>
    <w:rsid w:val="006071C4"/>
    <w:rsid w:val="00607296"/>
    <w:rsid w:val="006072EE"/>
    <w:rsid w:val="00610125"/>
    <w:rsid w:val="006101BE"/>
    <w:rsid w:val="0061075D"/>
    <w:rsid w:val="00610AD3"/>
    <w:rsid w:val="00610E3C"/>
    <w:rsid w:val="006110C7"/>
    <w:rsid w:val="00611CF7"/>
    <w:rsid w:val="006120DA"/>
    <w:rsid w:val="00612945"/>
    <w:rsid w:val="00612C3B"/>
    <w:rsid w:val="006131DA"/>
    <w:rsid w:val="00613608"/>
    <w:rsid w:val="00613705"/>
    <w:rsid w:val="00614F2B"/>
    <w:rsid w:val="006166E1"/>
    <w:rsid w:val="00616C4D"/>
    <w:rsid w:val="00616D7F"/>
    <w:rsid w:val="0061700E"/>
    <w:rsid w:val="006170B4"/>
    <w:rsid w:val="006176BA"/>
    <w:rsid w:val="00621C6F"/>
    <w:rsid w:val="006224C1"/>
    <w:rsid w:val="00622914"/>
    <w:rsid w:val="00622D88"/>
    <w:rsid w:val="00624327"/>
    <w:rsid w:val="00624B00"/>
    <w:rsid w:val="00625D31"/>
    <w:rsid w:val="00625E4C"/>
    <w:rsid w:val="006261A8"/>
    <w:rsid w:val="00626522"/>
    <w:rsid w:val="0062738E"/>
    <w:rsid w:val="006309B7"/>
    <w:rsid w:val="0063266D"/>
    <w:rsid w:val="00633998"/>
    <w:rsid w:val="006349EB"/>
    <w:rsid w:val="00635C43"/>
    <w:rsid w:val="00636734"/>
    <w:rsid w:val="00637341"/>
    <w:rsid w:val="00637614"/>
    <w:rsid w:val="00637940"/>
    <w:rsid w:val="0064165C"/>
    <w:rsid w:val="00641B86"/>
    <w:rsid w:val="00641E73"/>
    <w:rsid w:val="006439B4"/>
    <w:rsid w:val="00643CFB"/>
    <w:rsid w:val="006452C6"/>
    <w:rsid w:val="006458C6"/>
    <w:rsid w:val="0064670F"/>
    <w:rsid w:val="00647AF7"/>
    <w:rsid w:val="006504FF"/>
    <w:rsid w:val="00650FAF"/>
    <w:rsid w:val="0065146F"/>
    <w:rsid w:val="006524EC"/>
    <w:rsid w:val="006536EF"/>
    <w:rsid w:val="00653A52"/>
    <w:rsid w:val="00656D46"/>
    <w:rsid w:val="006573C2"/>
    <w:rsid w:val="00657CA4"/>
    <w:rsid w:val="006610C4"/>
    <w:rsid w:val="00661EA7"/>
    <w:rsid w:val="00662EC2"/>
    <w:rsid w:val="00666BA2"/>
    <w:rsid w:val="00667777"/>
    <w:rsid w:val="00670A13"/>
    <w:rsid w:val="00671B76"/>
    <w:rsid w:val="00671BDC"/>
    <w:rsid w:val="006726F3"/>
    <w:rsid w:val="006731A4"/>
    <w:rsid w:val="006732EB"/>
    <w:rsid w:val="00673F39"/>
    <w:rsid w:val="006744C6"/>
    <w:rsid w:val="00674795"/>
    <w:rsid w:val="00675742"/>
    <w:rsid w:val="00676802"/>
    <w:rsid w:val="00677A6A"/>
    <w:rsid w:val="00680EDC"/>
    <w:rsid w:val="006814B3"/>
    <w:rsid w:val="006817CD"/>
    <w:rsid w:val="00682059"/>
    <w:rsid w:val="006826DB"/>
    <w:rsid w:val="00683A2B"/>
    <w:rsid w:val="00683BE8"/>
    <w:rsid w:val="00684562"/>
    <w:rsid w:val="0068494C"/>
    <w:rsid w:val="0068516F"/>
    <w:rsid w:val="00685F3A"/>
    <w:rsid w:val="0068616E"/>
    <w:rsid w:val="00686952"/>
    <w:rsid w:val="00686AD3"/>
    <w:rsid w:val="00687086"/>
    <w:rsid w:val="006900C9"/>
    <w:rsid w:val="00690B7C"/>
    <w:rsid w:val="00691EB6"/>
    <w:rsid w:val="00692F21"/>
    <w:rsid w:val="00693815"/>
    <w:rsid w:val="00693B36"/>
    <w:rsid w:val="00694140"/>
    <w:rsid w:val="006943BA"/>
    <w:rsid w:val="00694C6B"/>
    <w:rsid w:val="006952C4"/>
    <w:rsid w:val="0069540B"/>
    <w:rsid w:val="00695872"/>
    <w:rsid w:val="00695F26"/>
    <w:rsid w:val="0069696D"/>
    <w:rsid w:val="006970C9"/>
    <w:rsid w:val="00697531"/>
    <w:rsid w:val="006A2505"/>
    <w:rsid w:val="006A2F2E"/>
    <w:rsid w:val="006A41D0"/>
    <w:rsid w:val="006A511B"/>
    <w:rsid w:val="006A5973"/>
    <w:rsid w:val="006A5F17"/>
    <w:rsid w:val="006A7322"/>
    <w:rsid w:val="006B0D4D"/>
    <w:rsid w:val="006B12AE"/>
    <w:rsid w:val="006B4A0C"/>
    <w:rsid w:val="006B4EA6"/>
    <w:rsid w:val="006B5AA7"/>
    <w:rsid w:val="006B7682"/>
    <w:rsid w:val="006C08BB"/>
    <w:rsid w:val="006C0BE9"/>
    <w:rsid w:val="006C0D79"/>
    <w:rsid w:val="006C1376"/>
    <w:rsid w:val="006C21C5"/>
    <w:rsid w:val="006C25BA"/>
    <w:rsid w:val="006C2BC1"/>
    <w:rsid w:val="006C2D0F"/>
    <w:rsid w:val="006C34C7"/>
    <w:rsid w:val="006C386F"/>
    <w:rsid w:val="006C4754"/>
    <w:rsid w:val="006C4CE7"/>
    <w:rsid w:val="006C4D85"/>
    <w:rsid w:val="006C4F68"/>
    <w:rsid w:val="006C5348"/>
    <w:rsid w:val="006C54FC"/>
    <w:rsid w:val="006C755D"/>
    <w:rsid w:val="006D05E0"/>
    <w:rsid w:val="006D127D"/>
    <w:rsid w:val="006D2242"/>
    <w:rsid w:val="006D26D6"/>
    <w:rsid w:val="006D2BFA"/>
    <w:rsid w:val="006D3987"/>
    <w:rsid w:val="006D44AA"/>
    <w:rsid w:val="006D49D8"/>
    <w:rsid w:val="006D4ED0"/>
    <w:rsid w:val="006D582D"/>
    <w:rsid w:val="006D5C5B"/>
    <w:rsid w:val="006D65EB"/>
    <w:rsid w:val="006D6A86"/>
    <w:rsid w:val="006E012A"/>
    <w:rsid w:val="006E0F64"/>
    <w:rsid w:val="006E2249"/>
    <w:rsid w:val="006E3C5B"/>
    <w:rsid w:val="006E4F02"/>
    <w:rsid w:val="006E523E"/>
    <w:rsid w:val="006E624B"/>
    <w:rsid w:val="006E6795"/>
    <w:rsid w:val="006E7C1F"/>
    <w:rsid w:val="006F0176"/>
    <w:rsid w:val="006F0F3C"/>
    <w:rsid w:val="006F1CB8"/>
    <w:rsid w:val="006F31DD"/>
    <w:rsid w:val="006F3394"/>
    <w:rsid w:val="006F3520"/>
    <w:rsid w:val="006F56A0"/>
    <w:rsid w:val="006F6416"/>
    <w:rsid w:val="006F706C"/>
    <w:rsid w:val="0070077C"/>
    <w:rsid w:val="00701BAA"/>
    <w:rsid w:val="007035FD"/>
    <w:rsid w:val="007043F2"/>
    <w:rsid w:val="00704D4D"/>
    <w:rsid w:val="007075F9"/>
    <w:rsid w:val="00707E6C"/>
    <w:rsid w:val="00707F58"/>
    <w:rsid w:val="00711E1B"/>
    <w:rsid w:val="00711EB2"/>
    <w:rsid w:val="00713472"/>
    <w:rsid w:val="007147A4"/>
    <w:rsid w:val="00715852"/>
    <w:rsid w:val="00716CA7"/>
    <w:rsid w:val="00716D33"/>
    <w:rsid w:val="00717A28"/>
    <w:rsid w:val="00717C43"/>
    <w:rsid w:val="00721296"/>
    <w:rsid w:val="00722303"/>
    <w:rsid w:val="00722E42"/>
    <w:rsid w:val="00722FEC"/>
    <w:rsid w:val="007240E8"/>
    <w:rsid w:val="00724BBD"/>
    <w:rsid w:val="00724D81"/>
    <w:rsid w:val="00724E89"/>
    <w:rsid w:val="0072514F"/>
    <w:rsid w:val="00725383"/>
    <w:rsid w:val="00726324"/>
    <w:rsid w:val="00730B37"/>
    <w:rsid w:val="00731ED0"/>
    <w:rsid w:val="00732F93"/>
    <w:rsid w:val="00733D4A"/>
    <w:rsid w:val="0073435D"/>
    <w:rsid w:val="00734480"/>
    <w:rsid w:val="007344B5"/>
    <w:rsid w:val="00734561"/>
    <w:rsid w:val="00735576"/>
    <w:rsid w:val="007360C5"/>
    <w:rsid w:val="00736363"/>
    <w:rsid w:val="0073642F"/>
    <w:rsid w:val="0073710C"/>
    <w:rsid w:val="00737361"/>
    <w:rsid w:val="00741655"/>
    <w:rsid w:val="00743FA8"/>
    <w:rsid w:val="0074410D"/>
    <w:rsid w:val="00744224"/>
    <w:rsid w:val="007448AB"/>
    <w:rsid w:val="00745435"/>
    <w:rsid w:val="00746457"/>
    <w:rsid w:val="00750C54"/>
    <w:rsid w:val="00750EA8"/>
    <w:rsid w:val="00751888"/>
    <w:rsid w:val="00752212"/>
    <w:rsid w:val="0075234F"/>
    <w:rsid w:val="00752571"/>
    <w:rsid w:val="00752E00"/>
    <w:rsid w:val="00753391"/>
    <w:rsid w:val="00753517"/>
    <w:rsid w:val="007551F9"/>
    <w:rsid w:val="00755B71"/>
    <w:rsid w:val="00756805"/>
    <w:rsid w:val="00757100"/>
    <w:rsid w:val="007576CE"/>
    <w:rsid w:val="00760735"/>
    <w:rsid w:val="007609AB"/>
    <w:rsid w:val="00762109"/>
    <w:rsid w:val="00762E5D"/>
    <w:rsid w:val="00762EA5"/>
    <w:rsid w:val="00763068"/>
    <w:rsid w:val="00763B47"/>
    <w:rsid w:val="00763FA8"/>
    <w:rsid w:val="00764636"/>
    <w:rsid w:val="00764B66"/>
    <w:rsid w:val="007661DC"/>
    <w:rsid w:val="00766847"/>
    <w:rsid w:val="00766E3D"/>
    <w:rsid w:val="00767AEC"/>
    <w:rsid w:val="00767E29"/>
    <w:rsid w:val="007707D1"/>
    <w:rsid w:val="007730F3"/>
    <w:rsid w:val="00773EEE"/>
    <w:rsid w:val="007745E6"/>
    <w:rsid w:val="0077564A"/>
    <w:rsid w:val="007763A3"/>
    <w:rsid w:val="0077675E"/>
    <w:rsid w:val="00777B3A"/>
    <w:rsid w:val="00777DB7"/>
    <w:rsid w:val="00781719"/>
    <w:rsid w:val="007830B6"/>
    <w:rsid w:val="00783C40"/>
    <w:rsid w:val="00783E13"/>
    <w:rsid w:val="00784247"/>
    <w:rsid w:val="0078591C"/>
    <w:rsid w:val="00785BC0"/>
    <w:rsid w:val="00786AD6"/>
    <w:rsid w:val="00786C7E"/>
    <w:rsid w:val="00786ED2"/>
    <w:rsid w:val="00787350"/>
    <w:rsid w:val="00790064"/>
    <w:rsid w:val="00790159"/>
    <w:rsid w:val="0079061F"/>
    <w:rsid w:val="00790835"/>
    <w:rsid w:val="00790C86"/>
    <w:rsid w:val="00790E9B"/>
    <w:rsid w:val="00792B45"/>
    <w:rsid w:val="00792EFF"/>
    <w:rsid w:val="0079329D"/>
    <w:rsid w:val="0079347C"/>
    <w:rsid w:val="007938C1"/>
    <w:rsid w:val="00794D37"/>
    <w:rsid w:val="00795443"/>
    <w:rsid w:val="00795BAD"/>
    <w:rsid w:val="0079682C"/>
    <w:rsid w:val="007968C4"/>
    <w:rsid w:val="00796BA3"/>
    <w:rsid w:val="00796F7F"/>
    <w:rsid w:val="007A0853"/>
    <w:rsid w:val="007A0E61"/>
    <w:rsid w:val="007A1672"/>
    <w:rsid w:val="007A2B0C"/>
    <w:rsid w:val="007A3B48"/>
    <w:rsid w:val="007A5202"/>
    <w:rsid w:val="007A5217"/>
    <w:rsid w:val="007A6287"/>
    <w:rsid w:val="007A74ED"/>
    <w:rsid w:val="007A7F38"/>
    <w:rsid w:val="007B0ACA"/>
    <w:rsid w:val="007B12AB"/>
    <w:rsid w:val="007B1765"/>
    <w:rsid w:val="007B29E1"/>
    <w:rsid w:val="007B4D99"/>
    <w:rsid w:val="007B6CFB"/>
    <w:rsid w:val="007B76B4"/>
    <w:rsid w:val="007C1EC8"/>
    <w:rsid w:val="007C23C7"/>
    <w:rsid w:val="007C25CF"/>
    <w:rsid w:val="007C274B"/>
    <w:rsid w:val="007C36CB"/>
    <w:rsid w:val="007C4FD7"/>
    <w:rsid w:val="007C5D1B"/>
    <w:rsid w:val="007C5F36"/>
    <w:rsid w:val="007C617B"/>
    <w:rsid w:val="007C7171"/>
    <w:rsid w:val="007C7325"/>
    <w:rsid w:val="007C7A70"/>
    <w:rsid w:val="007C7DFA"/>
    <w:rsid w:val="007D06D7"/>
    <w:rsid w:val="007D0C88"/>
    <w:rsid w:val="007D0D04"/>
    <w:rsid w:val="007D166A"/>
    <w:rsid w:val="007D19E4"/>
    <w:rsid w:val="007D2330"/>
    <w:rsid w:val="007D351B"/>
    <w:rsid w:val="007D381F"/>
    <w:rsid w:val="007D4F09"/>
    <w:rsid w:val="007D5535"/>
    <w:rsid w:val="007D5E27"/>
    <w:rsid w:val="007D6054"/>
    <w:rsid w:val="007E0A2A"/>
    <w:rsid w:val="007E1791"/>
    <w:rsid w:val="007E1C9D"/>
    <w:rsid w:val="007E36AC"/>
    <w:rsid w:val="007E3C56"/>
    <w:rsid w:val="007E3D1B"/>
    <w:rsid w:val="007E4515"/>
    <w:rsid w:val="007E4743"/>
    <w:rsid w:val="007E4C62"/>
    <w:rsid w:val="007E5E43"/>
    <w:rsid w:val="007E6C30"/>
    <w:rsid w:val="007F00E9"/>
    <w:rsid w:val="007F037E"/>
    <w:rsid w:val="007F045C"/>
    <w:rsid w:val="007F0E43"/>
    <w:rsid w:val="007F10C3"/>
    <w:rsid w:val="007F180F"/>
    <w:rsid w:val="007F30D5"/>
    <w:rsid w:val="007F3158"/>
    <w:rsid w:val="007F34A2"/>
    <w:rsid w:val="007F36D7"/>
    <w:rsid w:val="007F5067"/>
    <w:rsid w:val="007F5D26"/>
    <w:rsid w:val="007F65AF"/>
    <w:rsid w:val="007F6839"/>
    <w:rsid w:val="007F737E"/>
    <w:rsid w:val="007F77E3"/>
    <w:rsid w:val="007F7945"/>
    <w:rsid w:val="007F7B50"/>
    <w:rsid w:val="008017B5"/>
    <w:rsid w:val="00801D44"/>
    <w:rsid w:val="008026A0"/>
    <w:rsid w:val="00802C70"/>
    <w:rsid w:val="00802E95"/>
    <w:rsid w:val="00802F1B"/>
    <w:rsid w:val="00803843"/>
    <w:rsid w:val="008044AE"/>
    <w:rsid w:val="008044C0"/>
    <w:rsid w:val="00804A8E"/>
    <w:rsid w:val="00806665"/>
    <w:rsid w:val="00807CCA"/>
    <w:rsid w:val="0081027A"/>
    <w:rsid w:val="00810664"/>
    <w:rsid w:val="00812FCB"/>
    <w:rsid w:val="008147AD"/>
    <w:rsid w:val="008149AE"/>
    <w:rsid w:val="00814A4C"/>
    <w:rsid w:val="00816A46"/>
    <w:rsid w:val="008200EC"/>
    <w:rsid w:val="00823508"/>
    <w:rsid w:val="00823B86"/>
    <w:rsid w:val="0082438F"/>
    <w:rsid w:val="00824902"/>
    <w:rsid w:val="0082535B"/>
    <w:rsid w:val="00825838"/>
    <w:rsid w:val="00826C76"/>
    <w:rsid w:val="00827105"/>
    <w:rsid w:val="008272E2"/>
    <w:rsid w:val="00827D74"/>
    <w:rsid w:val="00830148"/>
    <w:rsid w:val="0083135B"/>
    <w:rsid w:val="008315C4"/>
    <w:rsid w:val="008318D7"/>
    <w:rsid w:val="00831E4D"/>
    <w:rsid w:val="00831F7F"/>
    <w:rsid w:val="00832BD7"/>
    <w:rsid w:val="008333B7"/>
    <w:rsid w:val="00833711"/>
    <w:rsid w:val="00833E98"/>
    <w:rsid w:val="0083544A"/>
    <w:rsid w:val="008362D9"/>
    <w:rsid w:val="00836E57"/>
    <w:rsid w:val="0083752E"/>
    <w:rsid w:val="00837AA9"/>
    <w:rsid w:val="00840B2B"/>
    <w:rsid w:val="0084206B"/>
    <w:rsid w:val="00842446"/>
    <w:rsid w:val="008443E0"/>
    <w:rsid w:val="008448D9"/>
    <w:rsid w:val="008450BC"/>
    <w:rsid w:val="00845A08"/>
    <w:rsid w:val="00845DF1"/>
    <w:rsid w:val="00846743"/>
    <w:rsid w:val="00847CD7"/>
    <w:rsid w:val="00847F94"/>
    <w:rsid w:val="008508E8"/>
    <w:rsid w:val="00850DFC"/>
    <w:rsid w:val="00851A1F"/>
    <w:rsid w:val="00851EAB"/>
    <w:rsid w:val="00853325"/>
    <w:rsid w:val="00853E7C"/>
    <w:rsid w:val="00854960"/>
    <w:rsid w:val="0085596A"/>
    <w:rsid w:val="00855C73"/>
    <w:rsid w:val="0086019B"/>
    <w:rsid w:val="0086043C"/>
    <w:rsid w:val="008628C2"/>
    <w:rsid w:val="008640C2"/>
    <w:rsid w:val="008642E4"/>
    <w:rsid w:val="00864978"/>
    <w:rsid w:val="00864B6C"/>
    <w:rsid w:val="00865558"/>
    <w:rsid w:val="00870F2B"/>
    <w:rsid w:val="00871723"/>
    <w:rsid w:val="00871F7F"/>
    <w:rsid w:val="00872E63"/>
    <w:rsid w:val="008738FF"/>
    <w:rsid w:val="00874D8D"/>
    <w:rsid w:val="00875A44"/>
    <w:rsid w:val="00875DF8"/>
    <w:rsid w:val="00875E48"/>
    <w:rsid w:val="00876499"/>
    <w:rsid w:val="00877ADB"/>
    <w:rsid w:val="00880243"/>
    <w:rsid w:val="00885EF1"/>
    <w:rsid w:val="00886076"/>
    <w:rsid w:val="008868A5"/>
    <w:rsid w:val="0088748A"/>
    <w:rsid w:val="0088752B"/>
    <w:rsid w:val="0089064D"/>
    <w:rsid w:val="00890C32"/>
    <w:rsid w:val="00891670"/>
    <w:rsid w:val="0089199B"/>
    <w:rsid w:val="008920CA"/>
    <w:rsid w:val="0089418A"/>
    <w:rsid w:val="00894287"/>
    <w:rsid w:val="00895329"/>
    <w:rsid w:val="008963F7"/>
    <w:rsid w:val="008967C2"/>
    <w:rsid w:val="0089782B"/>
    <w:rsid w:val="008A0748"/>
    <w:rsid w:val="008A1184"/>
    <w:rsid w:val="008A22EF"/>
    <w:rsid w:val="008A2406"/>
    <w:rsid w:val="008A2CCF"/>
    <w:rsid w:val="008A409C"/>
    <w:rsid w:val="008A4177"/>
    <w:rsid w:val="008A41DF"/>
    <w:rsid w:val="008A4AC2"/>
    <w:rsid w:val="008A4CEE"/>
    <w:rsid w:val="008A57AD"/>
    <w:rsid w:val="008A5A7E"/>
    <w:rsid w:val="008A5CF5"/>
    <w:rsid w:val="008A6048"/>
    <w:rsid w:val="008B0A56"/>
    <w:rsid w:val="008B165D"/>
    <w:rsid w:val="008B1B62"/>
    <w:rsid w:val="008B1DA8"/>
    <w:rsid w:val="008B1F59"/>
    <w:rsid w:val="008B2FF8"/>
    <w:rsid w:val="008B33CF"/>
    <w:rsid w:val="008B3B91"/>
    <w:rsid w:val="008B4B03"/>
    <w:rsid w:val="008B58FB"/>
    <w:rsid w:val="008B76F4"/>
    <w:rsid w:val="008C0E55"/>
    <w:rsid w:val="008C15F9"/>
    <w:rsid w:val="008C4781"/>
    <w:rsid w:val="008C4851"/>
    <w:rsid w:val="008C5328"/>
    <w:rsid w:val="008C6FC8"/>
    <w:rsid w:val="008C71F2"/>
    <w:rsid w:val="008C73F6"/>
    <w:rsid w:val="008C751A"/>
    <w:rsid w:val="008C78E5"/>
    <w:rsid w:val="008D0AC9"/>
    <w:rsid w:val="008D172E"/>
    <w:rsid w:val="008D1E1E"/>
    <w:rsid w:val="008D39F8"/>
    <w:rsid w:val="008D6F08"/>
    <w:rsid w:val="008D7354"/>
    <w:rsid w:val="008E04E6"/>
    <w:rsid w:val="008E15E6"/>
    <w:rsid w:val="008E1601"/>
    <w:rsid w:val="008E2050"/>
    <w:rsid w:val="008E2114"/>
    <w:rsid w:val="008E27C2"/>
    <w:rsid w:val="008E290C"/>
    <w:rsid w:val="008E2FF5"/>
    <w:rsid w:val="008E3528"/>
    <w:rsid w:val="008E3FC5"/>
    <w:rsid w:val="008E5311"/>
    <w:rsid w:val="008E6091"/>
    <w:rsid w:val="008E6370"/>
    <w:rsid w:val="008E6453"/>
    <w:rsid w:val="008E677C"/>
    <w:rsid w:val="008E7221"/>
    <w:rsid w:val="008E73CC"/>
    <w:rsid w:val="008F051D"/>
    <w:rsid w:val="008F0587"/>
    <w:rsid w:val="008F0668"/>
    <w:rsid w:val="008F1F96"/>
    <w:rsid w:val="008F2B6A"/>
    <w:rsid w:val="008F2D98"/>
    <w:rsid w:val="008F3CEA"/>
    <w:rsid w:val="008F4D69"/>
    <w:rsid w:val="008F4E69"/>
    <w:rsid w:val="00901696"/>
    <w:rsid w:val="00903B9D"/>
    <w:rsid w:val="00904686"/>
    <w:rsid w:val="00906B0B"/>
    <w:rsid w:val="00906F73"/>
    <w:rsid w:val="0090705D"/>
    <w:rsid w:val="00907CD8"/>
    <w:rsid w:val="009106E5"/>
    <w:rsid w:val="009107B4"/>
    <w:rsid w:val="00910CDA"/>
    <w:rsid w:val="0091101D"/>
    <w:rsid w:val="00911379"/>
    <w:rsid w:val="00911B5B"/>
    <w:rsid w:val="009140DE"/>
    <w:rsid w:val="0091482F"/>
    <w:rsid w:val="00916C9A"/>
    <w:rsid w:val="00916DF9"/>
    <w:rsid w:val="0091728F"/>
    <w:rsid w:val="00922927"/>
    <w:rsid w:val="009233EE"/>
    <w:rsid w:val="00924163"/>
    <w:rsid w:val="009246A4"/>
    <w:rsid w:val="009252D7"/>
    <w:rsid w:val="0092540E"/>
    <w:rsid w:val="009269A0"/>
    <w:rsid w:val="00926A04"/>
    <w:rsid w:val="0092734A"/>
    <w:rsid w:val="009274AA"/>
    <w:rsid w:val="00927F10"/>
    <w:rsid w:val="00930704"/>
    <w:rsid w:val="00930D4A"/>
    <w:rsid w:val="00931D90"/>
    <w:rsid w:val="00931F50"/>
    <w:rsid w:val="00932495"/>
    <w:rsid w:val="00933CE7"/>
    <w:rsid w:val="00933DDA"/>
    <w:rsid w:val="0093504C"/>
    <w:rsid w:val="00935092"/>
    <w:rsid w:val="00935DBF"/>
    <w:rsid w:val="00935F2D"/>
    <w:rsid w:val="00936F57"/>
    <w:rsid w:val="00937418"/>
    <w:rsid w:val="00937640"/>
    <w:rsid w:val="00941282"/>
    <w:rsid w:val="009433FC"/>
    <w:rsid w:val="00944F17"/>
    <w:rsid w:val="009456AD"/>
    <w:rsid w:val="00945D96"/>
    <w:rsid w:val="009476E6"/>
    <w:rsid w:val="00947731"/>
    <w:rsid w:val="00947DAA"/>
    <w:rsid w:val="00950BA5"/>
    <w:rsid w:val="00951256"/>
    <w:rsid w:val="00951261"/>
    <w:rsid w:val="00951733"/>
    <w:rsid w:val="009521C2"/>
    <w:rsid w:val="00952511"/>
    <w:rsid w:val="0095300A"/>
    <w:rsid w:val="009555B9"/>
    <w:rsid w:val="00957EEF"/>
    <w:rsid w:val="00957F1B"/>
    <w:rsid w:val="00960166"/>
    <w:rsid w:val="00961632"/>
    <w:rsid w:val="00962727"/>
    <w:rsid w:val="00962C53"/>
    <w:rsid w:val="00962D64"/>
    <w:rsid w:val="00963034"/>
    <w:rsid w:val="00963BE9"/>
    <w:rsid w:val="009647ED"/>
    <w:rsid w:val="00964F6B"/>
    <w:rsid w:val="0096520D"/>
    <w:rsid w:val="0096528E"/>
    <w:rsid w:val="00966EA8"/>
    <w:rsid w:val="00970971"/>
    <w:rsid w:val="009710AE"/>
    <w:rsid w:val="00972283"/>
    <w:rsid w:val="00973437"/>
    <w:rsid w:val="00973C48"/>
    <w:rsid w:val="009740C3"/>
    <w:rsid w:val="00974425"/>
    <w:rsid w:val="009754C9"/>
    <w:rsid w:val="00976361"/>
    <w:rsid w:val="009767E6"/>
    <w:rsid w:val="00976DFF"/>
    <w:rsid w:val="00977B65"/>
    <w:rsid w:val="0098217C"/>
    <w:rsid w:val="00982A36"/>
    <w:rsid w:val="00982D9A"/>
    <w:rsid w:val="009843D3"/>
    <w:rsid w:val="0098509C"/>
    <w:rsid w:val="00985AAD"/>
    <w:rsid w:val="00985AB9"/>
    <w:rsid w:val="00985AE7"/>
    <w:rsid w:val="00986EB7"/>
    <w:rsid w:val="00987480"/>
    <w:rsid w:val="00987979"/>
    <w:rsid w:val="00987D63"/>
    <w:rsid w:val="00990AA0"/>
    <w:rsid w:val="009913A3"/>
    <w:rsid w:val="009919BB"/>
    <w:rsid w:val="00991F0A"/>
    <w:rsid w:val="00993E52"/>
    <w:rsid w:val="00994B04"/>
    <w:rsid w:val="00994FF6"/>
    <w:rsid w:val="00995AE5"/>
    <w:rsid w:val="00995D23"/>
    <w:rsid w:val="00997646"/>
    <w:rsid w:val="00997DC3"/>
    <w:rsid w:val="009A06F8"/>
    <w:rsid w:val="009A0F71"/>
    <w:rsid w:val="009A24C4"/>
    <w:rsid w:val="009A4441"/>
    <w:rsid w:val="009A4C2B"/>
    <w:rsid w:val="009A4E6F"/>
    <w:rsid w:val="009A5406"/>
    <w:rsid w:val="009A5BF3"/>
    <w:rsid w:val="009A70F3"/>
    <w:rsid w:val="009A7AF7"/>
    <w:rsid w:val="009A7D3B"/>
    <w:rsid w:val="009B01D9"/>
    <w:rsid w:val="009B07C0"/>
    <w:rsid w:val="009B15F2"/>
    <w:rsid w:val="009B2615"/>
    <w:rsid w:val="009B3517"/>
    <w:rsid w:val="009B3767"/>
    <w:rsid w:val="009B4A9A"/>
    <w:rsid w:val="009B4F07"/>
    <w:rsid w:val="009B7E11"/>
    <w:rsid w:val="009C078F"/>
    <w:rsid w:val="009C1FBA"/>
    <w:rsid w:val="009C3394"/>
    <w:rsid w:val="009C3C73"/>
    <w:rsid w:val="009C5B88"/>
    <w:rsid w:val="009C5BF9"/>
    <w:rsid w:val="009C60FD"/>
    <w:rsid w:val="009C7679"/>
    <w:rsid w:val="009C7B0F"/>
    <w:rsid w:val="009D0772"/>
    <w:rsid w:val="009D12BE"/>
    <w:rsid w:val="009D18F7"/>
    <w:rsid w:val="009D2B30"/>
    <w:rsid w:val="009D2D2F"/>
    <w:rsid w:val="009D2F78"/>
    <w:rsid w:val="009D36D6"/>
    <w:rsid w:val="009D4B3E"/>
    <w:rsid w:val="009D5943"/>
    <w:rsid w:val="009D5CD9"/>
    <w:rsid w:val="009D6379"/>
    <w:rsid w:val="009D781D"/>
    <w:rsid w:val="009E0FFE"/>
    <w:rsid w:val="009E3196"/>
    <w:rsid w:val="009E517D"/>
    <w:rsid w:val="009E551D"/>
    <w:rsid w:val="009E6D18"/>
    <w:rsid w:val="009E7A97"/>
    <w:rsid w:val="009F0053"/>
    <w:rsid w:val="009F0425"/>
    <w:rsid w:val="009F04BD"/>
    <w:rsid w:val="009F058A"/>
    <w:rsid w:val="009F28DB"/>
    <w:rsid w:val="009F34ED"/>
    <w:rsid w:val="009F507C"/>
    <w:rsid w:val="009F53C5"/>
    <w:rsid w:val="00A02087"/>
    <w:rsid w:val="00A029AE"/>
    <w:rsid w:val="00A03BC2"/>
    <w:rsid w:val="00A03C95"/>
    <w:rsid w:val="00A04897"/>
    <w:rsid w:val="00A056D3"/>
    <w:rsid w:val="00A05AE3"/>
    <w:rsid w:val="00A06391"/>
    <w:rsid w:val="00A0786D"/>
    <w:rsid w:val="00A105E6"/>
    <w:rsid w:val="00A117B9"/>
    <w:rsid w:val="00A1191E"/>
    <w:rsid w:val="00A1238A"/>
    <w:rsid w:val="00A126E3"/>
    <w:rsid w:val="00A1378E"/>
    <w:rsid w:val="00A16A65"/>
    <w:rsid w:val="00A16DD7"/>
    <w:rsid w:val="00A16F69"/>
    <w:rsid w:val="00A204F5"/>
    <w:rsid w:val="00A21448"/>
    <w:rsid w:val="00A2173A"/>
    <w:rsid w:val="00A21C4A"/>
    <w:rsid w:val="00A22D4D"/>
    <w:rsid w:val="00A23793"/>
    <w:rsid w:val="00A241B2"/>
    <w:rsid w:val="00A24CC9"/>
    <w:rsid w:val="00A2590B"/>
    <w:rsid w:val="00A25B7B"/>
    <w:rsid w:val="00A26235"/>
    <w:rsid w:val="00A26387"/>
    <w:rsid w:val="00A26D4E"/>
    <w:rsid w:val="00A27924"/>
    <w:rsid w:val="00A306A7"/>
    <w:rsid w:val="00A30C42"/>
    <w:rsid w:val="00A31B6B"/>
    <w:rsid w:val="00A31F75"/>
    <w:rsid w:val="00A332AE"/>
    <w:rsid w:val="00A33AFF"/>
    <w:rsid w:val="00A35518"/>
    <w:rsid w:val="00A3591E"/>
    <w:rsid w:val="00A3657A"/>
    <w:rsid w:val="00A368B6"/>
    <w:rsid w:val="00A37533"/>
    <w:rsid w:val="00A375A3"/>
    <w:rsid w:val="00A37733"/>
    <w:rsid w:val="00A37B9A"/>
    <w:rsid w:val="00A404D9"/>
    <w:rsid w:val="00A4128D"/>
    <w:rsid w:val="00A442CC"/>
    <w:rsid w:val="00A449DA"/>
    <w:rsid w:val="00A44BCE"/>
    <w:rsid w:val="00A45578"/>
    <w:rsid w:val="00A460F5"/>
    <w:rsid w:val="00A47041"/>
    <w:rsid w:val="00A47E3B"/>
    <w:rsid w:val="00A515B1"/>
    <w:rsid w:val="00A52143"/>
    <w:rsid w:val="00A521AB"/>
    <w:rsid w:val="00A52899"/>
    <w:rsid w:val="00A538AE"/>
    <w:rsid w:val="00A56076"/>
    <w:rsid w:val="00A56321"/>
    <w:rsid w:val="00A5670F"/>
    <w:rsid w:val="00A56A40"/>
    <w:rsid w:val="00A609FA"/>
    <w:rsid w:val="00A610FF"/>
    <w:rsid w:val="00A61410"/>
    <w:rsid w:val="00A61723"/>
    <w:rsid w:val="00A62722"/>
    <w:rsid w:val="00A62ADE"/>
    <w:rsid w:val="00A635CE"/>
    <w:rsid w:val="00A63A40"/>
    <w:rsid w:val="00A64736"/>
    <w:rsid w:val="00A65111"/>
    <w:rsid w:val="00A66407"/>
    <w:rsid w:val="00A675DC"/>
    <w:rsid w:val="00A70343"/>
    <w:rsid w:val="00A73772"/>
    <w:rsid w:val="00A7444F"/>
    <w:rsid w:val="00A76793"/>
    <w:rsid w:val="00A76CFF"/>
    <w:rsid w:val="00A778E8"/>
    <w:rsid w:val="00A8015B"/>
    <w:rsid w:val="00A81C2E"/>
    <w:rsid w:val="00A82C82"/>
    <w:rsid w:val="00A834AB"/>
    <w:rsid w:val="00A8364A"/>
    <w:rsid w:val="00A8500D"/>
    <w:rsid w:val="00A85425"/>
    <w:rsid w:val="00A85A06"/>
    <w:rsid w:val="00A86A6F"/>
    <w:rsid w:val="00A86EA2"/>
    <w:rsid w:val="00A87224"/>
    <w:rsid w:val="00A909C9"/>
    <w:rsid w:val="00A9254C"/>
    <w:rsid w:val="00A93D88"/>
    <w:rsid w:val="00A95773"/>
    <w:rsid w:val="00A96292"/>
    <w:rsid w:val="00A96B82"/>
    <w:rsid w:val="00A976AF"/>
    <w:rsid w:val="00A978A6"/>
    <w:rsid w:val="00AA0669"/>
    <w:rsid w:val="00AA1388"/>
    <w:rsid w:val="00AA1594"/>
    <w:rsid w:val="00AA1A97"/>
    <w:rsid w:val="00AA1AC5"/>
    <w:rsid w:val="00AA23B1"/>
    <w:rsid w:val="00AA3285"/>
    <w:rsid w:val="00AA34C8"/>
    <w:rsid w:val="00AA4AD5"/>
    <w:rsid w:val="00AA54EE"/>
    <w:rsid w:val="00AA6082"/>
    <w:rsid w:val="00AA635F"/>
    <w:rsid w:val="00AA6A90"/>
    <w:rsid w:val="00AA7539"/>
    <w:rsid w:val="00AA7F88"/>
    <w:rsid w:val="00AB0E8A"/>
    <w:rsid w:val="00AB14A5"/>
    <w:rsid w:val="00AB1936"/>
    <w:rsid w:val="00AB1B95"/>
    <w:rsid w:val="00AB2775"/>
    <w:rsid w:val="00AB2DD6"/>
    <w:rsid w:val="00AB5C35"/>
    <w:rsid w:val="00AB6205"/>
    <w:rsid w:val="00AB6A97"/>
    <w:rsid w:val="00AB6CE3"/>
    <w:rsid w:val="00AB761E"/>
    <w:rsid w:val="00AC0770"/>
    <w:rsid w:val="00AC125F"/>
    <w:rsid w:val="00AC1EBF"/>
    <w:rsid w:val="00AC277C"/>
    <w:rsid w:val="00AC346A"/>
    <w:rsid w:val="00AC3C30"/>
    <w:rsid w:val="00AC3D58"/>
    <w:rsid w:val="00AC44B9"/>
    <w:rsid w:val="00AC4E87"/>
    <w:rsid w:val="00AC55FF"/>
    <w:rsid w:val="00AC5991"/>
    <w:rsid w:val="00AC5A27"/>
    <w:rsid w:val="00AC7AC8"/>
    <w:rsid w:val="00AD088B"/>
    <w:rsid w:val="00AD149C"/>
    <w:rsid w:val="00AD23D5"/>
    <w:rsid w:val="00AD6344"/>
    <w:rsid w:val="00AD6471"/>
    <w:rsid w:val="00AD690A"/>
    <w:rsid w:val="00AD6A98"/>
    <w:rsid w:val="00AD7C43"/>
    <w:rsid w:val="00AE2C16"/>
    <w:rsid w:val="00AE6381"/>
    <w:rsid w:val="00AE66F0"/>
    <w:rsid w:val="00AE7F9E"/>
    <w:rsid w:val="00AF0089"/>
    <w:rsid w:val="00AF0747"/>
    <w:rsid w:val="00AF1E1C"/>
    <w:rsid w:val="00AF35FA"/>
    <w:rsid w:val="00AF467E"/>
    <w:rsid w:val="00AF4865"/>
    <w:rsid w:val="00AF507E"/>
    <w:rsid w:val="00AF5D05"/>
    <w:rsid w:val="00AF72CE"/>
    <w:rsid w:val="00B001E9"/>
    <w:rsid w:val="00B009C1"/>
    <w:rsid w:val="00B00F0C"/>
    <w:rsid w:val="00B02050"/>
    <w:rsid w:val="00B02E20"/>
    <w:rsid w:val="00B02F3C"/>
    <w:rsid w:val="00B035A3"/>
    <w:rsid w:val="00B0460D"/>
    <w:rsid w:val="00B050F4"/>
    <w:rsid w:val="00B05CFA"/>
    <w:rsid w:val="00B0642F"/>
    <w:rsid w:val="00B06E8B"/>
    <w:rsid w:val="00B0706F"/>
    <w:rsid w:val="00B07683"/>
    <w:rsid w:val="00B07F03"/>
    <w:rsid w:val="00B100EB"/>
    <w:rsid w:val="00B14573"/>
    <w:rsid w:val="00B14A91"/>
    <w:rsid w:val="00B20DEE"/>
    <w:rsid w:val="00B20F0E"/>
    <w:rsid w:val="00B21110"/>
    <w:rsid w:val="00B21918"/>
    <w:rsid w:val="00B21CE2"/>
    <w:rsid w:val="00B2247C"/>
    <w:rsid w:val="00B227BF"/>
    <w:rsid w:val="00B22F46"/>
    <w:rsid w:val="00B23822"/>
    <w:rsid w:val="00B239E4"/>
    <w:rsid w:val="00B242FB"/>
    <w:rsid w:val="00B2434F"/>
    <w:rsid w:val="00B248CF"/>
    <w:rsid w:val="00B259E9"/>
    <w:rsid w:val="00B25C56"/>
    <w:rsid w:val="00B2607F"/>
    <w:rsid w:val="00B26269"/>
    <w:rsid w:val="00B26307"/>
    <w:rsid w:val="00B2738B"/>
    <w:rsid w:val="00B3052C"/>
    <w:rsid w:val="00B321CE"/>
    <w:rsid w:val="00B323C3"/>
    <w:rsid w:val="00B32C75"/>
    <w:rsid w:val="00B3386F"/>
    <w:rsid w:val="00B33BB4"/>
    <w:rsid w:val="00B3468E"/>
    <w:rsid w:val="00B3469B"/>
    <w:rsid w:val="00B34AFF"/>
    <w:rsid w:val="00B34DC5"/>
    <w:rsid w:val="00B351FF"/>
    <w:rsid w:val="00B3615E"/>
    <w:rsid w:val="00B368A9"/>
    <w:rsid w:val="00B36FA8"/>
    <w:rsid w:val="00B37B68"/>
    <w:rsid w:val="00B404CE"/>
    <w:rsid w:val="00B406A3"/>
    <w:rsid w:val="00B40C3E"/>
    <w:rsid w:val="00B426AF"/>
    <w:rsid w:val="00B42BB8"/>
    <w:rsid w:val="00B43AEE"/>
    <w:rsid w:val="00B43B31"/>
    <w:rsid w:val="00B43F8A"/>
    <w:rsid w:val="00B448CC"/>
    <w:rsid w:val="00B45F8A"/>
    <w:rsid w:val="00B46049"/>
    <w:rsid w:val="00B46279"/>
    <w:rsid w:val="00B46CDB"/>
    <w:rsid w:val="00B47655"/>
    <w:rsid w:val="00B479A0"/>
    <w:rsid w:val="00B479D6"/>
    <w:rsid w:val="00B512BF"/>
    <w:rsid w:val="00B519B0"/>
    <w:rsid w:val="00B52CDA"/>
    <w:rsid w:val="00B5317D"/>
    <w:rsid w:val="00B54826"/>
    <w:rsid w:val="00B55C31"/>
    <w:rsid w:val="00B56D85"/>
    <w:rsid w:val="00B57925"/>
    <w:rsid w:val="00B6154A"/>
    <w:rsid w:val="00B615F8"/>
    <w:rsid w:val="00B625E1"/>
    <w:rsid w:val="00B62817"/>
    <w:rsid w:val="00B6303C"/>
    <w:rsid w:val="00B63830"/>
    <w:rsid w:val="00B645DC"/>
    <w:rsid w:val="00B646DA"/>
    <w:rsid w:val="00B647D5"/>
    <w:rsid w:val="00B64A80"/>
    <w:rsid w:val="00B658F7"/>
    <w:rsid w:val="00B65A7F"/>
    <w:rsid w:val="00B65F67"/>
    <w:rsid w:val="00B66114"/>
    <w:rsid w:val="00B67FA3"/>
    <w:rsid w:val="00B7154A"/>
    <w:rsid w:val="00B71CD7"/>
    <w:rsid w:val="00B720B9"/>
    <w:rsid w:val="00B72DD5"/>
    <w:rsid w:val="00B7370A"/>
    <w:rsid w:val="00B73E9D"/>
    <w:rsid w:val="00B7470F"/>
    <w:rsid w:val="00B76BFB"/>
    <w:rsid w:val="00B77F66"/>
    <w:rsid w:val="00B804D4"/>
    <w:rsid w:val="00B80CAC"/>
    <w:rsid w:val="00B81EA3"/>
    <w:rsid w:val="00B824E6"/>
    <w:rsid w:val="00B84E48"/>
    <w:rsid w:val="00B85DC3"/>
    <w:rsid w:val="00B86925"/>
    <w:rsid w:val="00B86F15"/>
    <w:rsid w:val="00B8755A"/>
    <w:rsid w:val="00B9061F"/>
    <w:rsid w:val="00B9245F"/>
    <w:rsid w:val="00B926B5"/>
    <w:rsid w:val="00B929C6"/>
    <w:rsid w:val="00B92C26"/>
    <w:rsid w:val="00B92ED6"/>
    <w:rsid w:val="00B941BA"/>
    <w:rsid w:val="00B94A34"/>
    <w:rsid w:val="00B94DE3"/>
    <w:rsid w:val="00B953F7"/>
    <w:rsid w:val="00B95E5C"/>
    <w:rsid w:val="00B97600"/>
    <w:rsid w:val="00BA046A"/>
    <w:rsid w:val="00BA1526"/>
    <w:rsid w:val="00BA192C"/>
    <w:rsid w:val="00BA3C54"/>
    <w:rsid w:val="00BA5ECD"/>
    <w:rsid w:val="00BA6F67"/>
    <w:rsid w:val="00BA7594"/>
    <w:rsid w:val="00BA7D14"/>
    <w:rsid w:val="00BB0033"/>
    <w:rsid w:val="00BB0B91"/>
    <w:rsid w:val="00BB1362"/>
    <w:rsid w:val="00BB1933"/>
    <w:rsid w:val="00BB376C"/>
    <w:rsid w:val="00BB4219"/>
    <w:rsid w:val="00BB4499"/>
    <w:rsid w:val="00BB44AB"/>
    <w:rsid w:val="00BB4D14"/>
    <w:rsid w:val="00BB6DF1"/>
    <w:rsid w:val="00BC0E51"/>
    <w:rsid w:val="00BC1090"/>
    <w:rsid w:val="00BC1633"/>
    <w:rsid w:val="00BC172A"/>
    <w:rsid w:val="00BC32E6"/>
    <w:rsid w:val="00BC33E9"/>
    <w:rsid w:val="00BC37FE"/>
    <w:rsid w:val="00BC3C50"/>
    <w:rsid w:val="00BC5067"/>
    <w:rsid w:val="00BC54F1"/>
    <w:rsid w:val="00BD1B12"/>
    <w:rsid w:val="00BD238D"/>
    <w:rsid w:val="00BD2414"/>
    <w:rsid w:val="00BE05A8"/>
    <w:rsid w:val="00BE131D"/>
    <w:rsid w:val="00BE20EB"/>
    <w:rsid w:val="00BE2653"/>
    <w:rsid w:val="00BE2CC9"/>
    <w:rsid w:val="00BE2D34"/>
    <w:rsid w:val="00BE3290"/>
    <w:rsid w:val="00BE3672"/>
    <w:rsid w:val="00BE39B2"/>
    <w:rsid w:val="00BE5B40"/>
    <w:rsid w:val="00BE6068"/>
    <w:rsid w:val="00BE726D"/>
    <w:rsid w:val="00BE7337"/>
    <w:rsid w:val="00BE7604"/>
    <w:rsid w:val="00BF08E3"/>
    <w:rsid w:val="00BF0FDE"/>
    <w:rsid w:val="00BF1CD7"/>
    <w:rsid w:val="00BF375F"/>
    <w:rsid w:val="00BF4CDB"/>
    <w:rsid w:val="00C0041F"/>
    <w:rsid w:val="00C0042A"/>
    <w:rsid w:val="00C006CC"/>
    <w:rsid w:val="00C01B7A"/>
    <w:rsid w:val="00C02C5C"/>
    <w:rsid w:val="00C03438"/>
    <w:rsid w:val="00C03924"/>
    <w:rsid w:val="00C04CAC"/>
    <w:rsid w:val="00C05052"/>
    <w:rsid w:val="00C0631C"/>
    <w:rsid w:val="00C06422"/>
    <w:rsid w:val="00C1124A"/>
    <w:rsid w:val="00C11A24"/>
    <w:rsid w:val="00C11AE4"/>
    <w:rsid w:val="00C134AF"/>
    <w:rsid w:val="00C14B9E"/>
    <w:rsid w:val="00C15028"/>
    <w:rsid w:val="00C153D9"/>
    <w:rsid w:val="00C15F26"/>
    <w:rsid w:val="00C165E6"/>
    <w:rsid w:val="00C1670F"/>
    <w:rsid w:val="00C17DC7"/>
    <w:rsid w:val="00C20488"/>
    <w:rsid w:val="00C205FF"/>
    <w:rsid w:val="00C2110D"/>
    <w:rsid w:val="00C2166C"/>
    <w:rsid w:val="00C21D52"/>
    <w:rsid w:val="00C22009"/>
    <w:rsid w:val="00C2384D"/>
    <w:rsid w:val="00C30554"/>
    <w:rsid w:val="00C30DB7"/>
    <w:rsid w:val="00C3249B"/>
    <w:rsid w:val="00C331D3"/>
    <w:rsid w:val="00C3375B"/>
    <w:rsid w:val="00C337A8"/>
    <w:rsid w:val="00C33EF7"/>
    <w:rsid w:val="00C3464B"/>
    <w:rsid w:val="00C3610E"/>
    <w:rsid w:val="00C3675A"/>
    <w:rsid w:val="00C40350"/>
    <w:rsid w:val="00C43DC7"/>
    <w:rsid w:val="00C44ED5"/>
    <w:rsid w:val="00C454DC"/>
    <w:rsid w:val="00C45FEE"/>
    <w:rsid w:val="00C463E5"/>
    <w:rsid w:val="00C5072D"/>
    <w:rsid w:val="00C50C41"/>
    <w:rsid w:val="00C52F44"/>
    <w:rsid w:val="00C53058"/>
    <w:rsid w:val="00C530F4"/>
    <w:rsid w:val="00C538BD"/>
    <w:rsid w:val="00C5546F"/>
    <w:rsid w:val="00C55C85"/>
    <w:rsid w:val="00C603E2"/>
    <w:rsid w:val="00C60849"/>
    <w:rsid w:val="00C61BB4"/>
    <w:rsid w:val="00C62138"/>
    <w:rsid w:val="00C6347F"/>
    <w:rsid w:val="00C63A34"/>
    <w:rsid w:val="00C64617"/>
    <w:rsid w:val="00C65C0B"/>
    <w:rsid w:val="00C66B06"/>
    <w:rsid w:val="00C6735F"/>
    <w:rsid w:val="00C70B94"/>
    <w:rsid w:val="00C719C3"/>
    <w:rsid w:val="00C73993"/>
    <w:rsid w:val="00C7420C"/>
    <w:rsid w:val="00C74666"/>
    <w:rsid w:val="00C7474D"/>
    <w:rsid w:val="00C756CF"/>
    <w:rsid w:val="00C76759"/>
    <w:rsid w:val="00C76E41"/>
    <w:rsid w:val="00C773C1"/>
    <w:rsid w:val="00C80F44"/>
    <w:rsid w:val="00C83AE3"/>
    <w:rsid w:val="00C84602"/>
    <w:rsid w:val="00C84619"/>
    <w:rsid w:val="00C86796"/>
    <w:rsid w:val="00C904DA"/>
    <w:rsid w:val="00C91845"/>
    <w:rsid w:val="00C93158"/>
    <w:rsid w:val="00C93760"/>
    <w:rsid w:val="00C93D82"/>
    <w:rsid w:val="00C93F49"/>
    <w:rsid w:val="00C944A0"/>
    <w:rsid w:val="00C9591A"/>
    <w:rsid w:val="00C95964"/>
    <w:rsid w:val="00C95D7F"/>
    <w:rsid w:val="00C96C77"/>
    <w:rsid w:val="00CA15E1"/>
    <w:rsid w:val="00CA1A08"/>
    <w:rsid w:val="00CA2243"/>
    <w:rsid w:val="00CA348B"/>
    <w:rsid w:val="00CA3E00"/>
    <w:rsid w:val="00CA5118"/>
    <w:rsid w:val="00CA6FE8"/>
    <w:rsid w:val="00CA754C"/>
    <w:rsid w:val="00CA75B8"/>
    <w:rsid w:val="00CA76DC"/>
    <w:rsid w:val="00CB0ECF"/>
    <w:rsid w:val="00CB1717"/>
    <w:rsid w:val="00CB1AB9"/>
    <w:rsid w:val="00CB2EE3"/>
    <w:rsid w:val="00CB2F2E"/>
    <w:rsid w:val="00CB530F"/>
    <w:rsid w:val="00CB54DF"/>
    <w:rsid w:val="00CB5952"/>
    <w:rsid w:val="00CB5BA6"/>
    <w:rsid w:val="00CB5BB1"/>
    <w:rsid w:val="00CB6207"/>
    <w:rsid w:val="00CB6A37"/>
    <w:rsid w:val="00CB6E37"/>
    <w:rsid w:val="00CB78C2"/>
    <w:rsid w:val="00CB7B47"/>
    <w:rsid w:val="00CC025F"/>
    <w:rsid w:val="00CC0650"/>
    <w:rsid w:val="00CC1396"/>
    <w:rsid w:val="00CC2793"/>
    <w:rsid w:val="00CC2855"/>
    <w:rsid w:val="00CC51E2"/>
    <w:rsid w:val="00CC5963"/>
    <w:rsid w:val="00CC6389"/>
    <w:rsid w:val="00CC65AA"/>
    <w:rsid w:val="00CC6B36"/>
    <w:rsid w:val="00CC6B8F"/>
    <w:rsid w:val="00CC74E9"/>
    <w:rsid w:val="00CD1B71"/>
    <w:rsid w:val="00CD261D"/>
    <w:rsid w:val="00CD43F9"/>
    <w:rsid w:val="00CD4F0F"/>
    <w:rsid w:val="00CD5644"/>
    <w:rsid w:val="00CD575B"/>
    <w:rsid w:val="00CD680F"/>
    <w:rsid w:val="00CD6ECA"/>
    <w:rsid w:val="00CD7B21"/>
    <w:rsid w:val="00CE0432"/>
    <w:rsid w:val="00CE1386"/>
    <w:rsid w:val="00CE27A7"/>
    <w:rsid w:val="00CE4550"/>
    <w:rsid w:val="00CE5430"/>
    <w:rsid w:val="00CE6954"/>
    <w:rsid w:val="00CE7A4A"/>
    <w:rsid w:val="00CF0C16"/>
    <w:rsid w:val="00CF10BB"/>
    <w:rsid w:val="00CF1A4C"/>
    <w:rsid w:val="00CF258B"/>
    <w:rsid w:val="00CF4828"/>
    <w:rsid w:val="00CF5373"/>
    <w:rsid w:val="00CF60C3"/>
    <w:rsid w:val="00CF62A4"/>
    <w:rsid w:val="00CF644D"/>
    <w:rsid w:val="00CF6EE3"/>
    <w:rsid w:val="00D01766"/>
    <w:rsid w:val="00D01B4C"/>
    <w:rsid w:val="00D022CE"/>
    <w:rsid w:val="00D02505"/>
    <w:rsid w:val="00D02C88"/>
    <w:rsid w:val="00D0540A"/>
    <w:rsid w:val="00D05EA2"/>
    <w:rsid w:val="00D10612"/>
    <w:rsid w:val="00D1120C"/>
    <w:rsid w:val="00D1282A"/>
    <w:rsid w:val="00D13578"/>
    <w:rsid w:val="00D13BF3"/>
    <w:rsid w:val="00D14180"/>
    <w:rsid w:val="00D15D1C"/>
    <w:rsid w:val="00D16796"/>
    <w:rsid w:val="00D167DE"/>
    <w:rsid w:val="00D16BBB"/>
    <w:rsid w:val="00D1754C"/>
    <w:rsid w:val="00D2244D"/>
    <w:rsid w:val="00D2293C"/>
    <w:rsid w:val="00D23303"/>
    <w:rsid w:val="00D244E0"/>
    <w:rsid w:val="00D2494D"/>
    <w:rsid w:val="00D25F2A"/>
    <w:rsid w:val="00D3057F"/>
    <w:rsid w:val="00D333AF"/>
    <w:rsid w:val="00D34B41"/>
    <w:rsid w:val="00D35006"/>
    <w:rsid w:val="00D3570B"/>
    <w:rsid w:val="00D35D28"/>
    <w:rsid w:val="00D35FAB"/>
    <w:rsid w:val="00D36EF2"/>
    <w:rsid w:val="00D374B8"/>
    <w:rsid w:val="00D40D74"/>
    <w:rsid w:val="00D42D44"/>
    <w:rsid w:val="00D44B2E"/>
    <w:rsid w:val="00D46057"/>
    <w:rsid w:val="00D4678D"/>
    <w:rsid w:val="00D4693A"/>
    <w:rsid w:val="00D46D65"/>
    <w:rsid w:val="00D47035"/>
    <w:rsid w:val="00D50775"/>
    <w:rsid w:val="00D50FE2"/>
    <w:rsid w:val="00D51A26"/>
    <w:rsid w:val="00D51B51"/>
    <w:rsid w:val="00D525AC"/>
    <w:rsid w:val="00D53755"/>
    <w:rsid w:val="00D542C2"/>
    <w:rsid w:val="00D55011"/>
    <w:rsid w:val="00D55281"/>
    <w:rsid w:val="00D5563D"/>
    <w:rsid w:val="00D56145"/>
    <w:rsid w:val="00D57671"/>
    <w:rsid w:val="00D57BFA"/>
    <w:rsid w:val="00D62C71"/>
    <w:rsid w:val="00D636BB"/>
    <w:rsid w:val="00D63A69"/>
    <w:rsid w:val="00D644AC"/>
    <w:rsid w:val="00D64A08"/>
    <w:rsid w:val="00D65614"/>
    <w:rsid w:val="00D65720"/>
    <w:rsid w:val="00D66949"/>
    <w:rsid w:val="00D66C72"/>
    <w:rsid w:val="00D7041C"/>
    <w:rsid w:val="00D7068B"/>
    <w:rsid w:val="00D71332"/>
    <w:rsid w:val="00D7139E"/>
    <w:rsid w:val="00D72580"/>
    <w:rsid w:val="00D727CD"/>
    <w:rsid w:val="00D73446"/>
    <w:rsid w:val="00D73559"/>
    <w:rsid w:val="00D73604"/>
    <w:rsid w:val="00D73D8F"/>
    <w:rsid w:val="00D73DDD"/>
    <w:rsid w:val="00D75903"/>
    <w:rsid w:val="00D760EB"/>
    <w:rsid w:val="00D76325"/>
    <w:rsid w:val="00D7730F"/>
    <w:rsid w:val="00D778E5"/>
    <w:rsid w:val="00D77D3B"/>
    <w:rsid w:val="00D8162B"/>
    <w:rsid w:val="00D82090"/>
    <w:rsid w:val="00D8213F"/>
    <w:rsid w:val="00D83483"/>
    <w:rsid w:val="00D83F2A"/>
    <w:rsid w:val="00D8429A"/>
    <w:rsid w:val="00D8490C"/>
    <w:rsid w:val="00D84B17"/>
    <w:rsid w:val="00D85AD1"/>
    <w:rsid w:val="00D86BC9"/>
    <w:rsid w:val="00D8721B"/>
    <w:rsid w:val="00D90799"/>
    <w:rsid w:val="00D90D2D"/>
    <w:rsid w:val="00D91803"/>
    <w:rsid w:val="00D91FB4"/>
    <w:rsid w:val="00D92038"/>
    <w:rsid w:val="00D9204E"/>
    <w:rsid w:val="00D92E1E"/>
    <w:rsid w:val="00D946E5"/>
    <w:rsid w:val="00D9488C"/>
    <w:rsid w:val="00D9541A"/>
    <w:rsid w:val="00DA25F8"/>
    <w:rsid w:val="00DA2CA7"/>
    <w:rsid w:val="00DA33BD"/>
    <w:rsid w:val="00DA5249"/>
    <w:rsid w:val="00DA560F"/>
    <w:rsid w:val="00DA5E8F"/>
    <w:rsid w:val="00DA6623"/>
    <w:rsid w:val="00DA68C3"/>
    <w:rsid w:val="00DB1966"/>
    <w:rsid w:val="00DB1C04"/>
    <w:rsid w:val="00DB243B"/>
    <w:rsid w:val="00DB28F2"/>
    <w:rsid w:val="00DB3179"/>
    <w:rsid w:val="00DB46A7"/>
    <w:rsid w:val="00DB5F74"/>
    <w:rsid w:val="00DC199F"/>
    <w:rsid w:val="00DC19C7"/>
    <w:rsid w:val="00DC298C"/>
    <w:rsid w:val="00DC337B"/>
    <w:rsid w:val="00DC345F"/>
    <w:rsid w:val="00DC3BDF"/>
    <w:rsid w:val="00DC3C1A"/>
    <w:rsid w:val="00DC439A"/>
    <w:rsid w:val="00DC6D2D"/>
    <w:rsid w:val="00DD162C"/>
    <w:rsid w:val="00DD1AF7"/>
    <w:rsid w:val="00DD4AC9"/>
    <w:rsid w:val="00DD5C46"/>
    <w:rsid w:val="00DD765B"/>
    <w:rsid w:val="00DE08A3"/>
    <w:rsid w:val="00DE4A40"/>
    <w:rsid w:val="00DE50B9"/>
    <w:rsid w:val="00DE534F"/>
    <w:rsid w:val="00DE5E3C"/>
    <w:rsid w:val="00DE5E6A"/>
    <w:rsid w:val="00DE66B7"/>
    <w:rsid w:val="00DE6E19"/>
    <w:rsid w:val="00DE7250"/>
    <w:rsid w:val="00DF22D5"/>
    <w:rsid w:val="00DF2DB6"/>
    <w:rsid w:val="00DF3D13"/>
    <w:rsid w:val="00DF559B"/>
    <w:rsid w:val="00DF5BE0"/>
    <w:rsid w:val="00DF6203"/>
    <w:rsid w:val="00DF6BB4"/>
    <w:rsid w:val="00DF77C8"/>
    <w:rsid w:val="00E0092B"/>
    <w:rsid w:val="00E0178A"/>
    <w:rsid w:val="00E024DD"/>
    <w:rsid w:val="00E02DA6"/>
    <w:rsid w:val="00E048DC"/>
    <w:rsid w:val="00E04B24"/>
    <w:rsid w:val="00E04E02"/>
    <w:rsid w:val="00E052E7"/>
    <w:rsid w:val="00E06638"/>
    <w:rsid w:val="00E06713"/>
    <w:rsid w:val="00E074BD"/>
    <w:rsid w:val="00E07D90"/>
    <w:rsid w:val="00E103D0"/>
    <w:rsid w:val="00E10E03"/>
    <w:rsid w:val="00E11100"/>
    <w:rsid w:val="00E11BB8"/>
    <w:rsid w:val="00E11DD8"/>
    <w:rsid w:val="00E120B6"/>
    <w:rsid w:val="00E12605"/>
    <w:rsid w:val="00E13658"/>
    <w:rsid w:val="00E14028"/>
    <w:rsid w:val="00E15065"/>
    <w:rsid w:val="00E16373"/>
    <w:rsid w:val="00E16AC6"/>
    <w:rsid w:val="00E17D7E"/>
    <w:rsid w:val="00E17E5F"/>
    <w:rsid w:val="00E21F0C"/>
    <w:rsid w:val="00E22FEE"/>
    <w:rsid w:val="00E23E14"/>
    <w:rsid w:val="00E24034"/>
    <w:rsid w:val="00E302DF"/>
    <w:rsid w:val="00E31217"/>
    <w:rsid w:val="00E31584"/>
    <w:rsid w:val="00E325AD"/>
    <w:rsid w:val="00E32664"/>
    <w:rsid w:val="00E334E4"/>
    <w:rsid w:val="00E336B8"/>
    <w:rsid w:val="00E33927"/>
    <w:rsid w:val="00E33A10"/>
    <w:rsid w:val="00E35E88"/>
    <w:rsid w:val="00E36BCE"/>
    <w:rsid w:val="00E36FC8"/>
    <w:rsid w:val="00E37EFE"/>
    <w:rsid w:val="00E40C96"/>
    <w:rsid w:val="00E4237D"/>
    <w:rsid w:val="00E43EA2"/>
    <w:rsid w:val="00E45050"/>
    <w:rsid w:val="00E4520F"/>
    <w:rsid w:val="00E4792E"/>
    <w:rsid w:val="00E50026"/>
    <w:rsid w:val="00E50245"/>
    <w:rsid w:val="00E51B07"/>
    <w:rsid w:val="00E51BD6"/>
    <w:rsid w:val="00E531CD"/>
    <w:rsid w:val="00E551B8"/>
    <w:rsid w:val="00E55545"/>
    <w:rsid w:val="00E57ED3"/>
    <w:rsid w:val="00E61464"/>
    <w:rsid w:val="00E61604"/>
    <w:rsid w:val="00E61F7D"/>
    <w:rsid w:val="00E62466"/>
    <w:rsid w:val="00E628B3"/>
    <w:rsid w:val="00E63F5A"/>
    <w:rsid w:val="00E641E3"/>
    <w:rsid w:val="00E64482"/>
    <w:rsid w:val="00E651B0"/>
    <w:rsid w:val="00E65A0F"/>
    <w:rsid w:val="00E6760E"/>
    <w:rsid w:val="00E67863"/>
    <w:rsid w:val="00E70848"/>
    <w:rsid w:val="00E71567"/>
    <w:rsid w:val="00E715EC"/>
    <w:rsid w:val="00E71653"/>
    <w:rsid w:val="00E7202C"/>
    <w:rsid w:val="00E732D4"/>
    <w:rsid w:val="00E73C08"/>
    <w:rsid w:val="00E7406A"/>
    <w:rsid w:val="00E74729"/>
    <w:rsid w:val="00E770F6"/>
    <w:rsid w:val="00E776B1"/>
    <w:rsid w:val="00E80BE4"/>
    <w:rsid w:val="00E82495"/>
    <w:rsid w:val="00E8281C"/>
    <w:rsid w:val="00E84500"/>
    <w:rsid w:val="00E84B9F"/>
    <w:rsid w:val="00E85409"/>
    <w:rsid w:val="00E86B73"/>
    <w:rsid w:val="00E87A8C"/>
    <w:rsid w:val="00E93D0C"/>
    <w:rsid w:val="00E957BB"/>
    <w:rsid w:val="00E95954"/>
    <w:rsid w:val="00E96391"/>
    <w:rsid w:val="00E964B4"/>
    <w:rsid w:val="00E96725"/>
    <w:rsid w:val="00EA0432"/>
    <w:rsid w:val="00EA1AC3"/>
    <w:rsid w:val="00EA1CB1"/>
    <w:rsid w:val="00EA22E2"/>
    <w:rsid w:val="00EA33A1"/>
    <w:rsid w:val="00EA38B6"/>
    <w:rsid w:val="00EA4D10"/>
    <w:rsid w:val="00EA535D"/>
    <w:rsid w:val="00EA671E"/>
    <w:rsid w:val="00EA6DCC"/>
    <w:rsid w:val="00EA72E7"/>
    <w:rsid w:val="00EB08C5"/>
    <w:rsid w:val="00EB0A8B"/>
    <w:rsid w:val="00EB132C"/>
    <w:rsid w:val="00EB1A9C"/>
    <w:rsid w:val="00EB25E3"/>
    <w:rsid w:val="00EB2DEB"/>
    <w:rsid w:val="00EB31DC"/>
    <w:rsid w:val="00EB3554"/>
    <w:rsid w:val="00EB4932"/>
    <w:rsid w:val="00EB562E"/>
    <w:rsid w:val="00EB648A"/>
    <w:rsid w:val="00EC11E1"/>
    <w:rsid w:val="00EC11EA"/>
    <w:rsid w:val="00EC1618"/>
    <w:rsid w:val="00EC4B92"/>
    <w:rsid w:val="00EC6B66"/>
    <w:rsid w:val="00EC7718"/>
    <w:rsid w:val="00EC7A28"/>
    <w:rsid w:val="00EC7AEE"/>
    <w:rsid w:val="00ED1956"/>
    <w:rsid w:val="00ED1DBD"/>
    <w:rsid w:val="00ED29FB"/>
    <w:rsid w:val="00ED3805"/>
    <w:rsid w:val="00ED4C7F"/>
    <w:rsid w:val="00ED58EC"/>
    <w:rsid w:val="00ED5E1C"/>
    <w:rsid w:val="00ED6E5C"/>
    <w:rsid w:val="00ED75FD"/>
    <w:rsid w:val="00ED7C63"/>
    <w:rsid w:val="00EE1752"/>
    <w:rsid w:val="00EE19AA"/>
    <w:rsid w:val="00EE1A3F"/>
    <w:rsid w:val="00EE1E14"/>
    <w:rsid w:val="00EE2F94"/>
    <w:rsid w:val="00EE3D29"/>
    <w:rsid w:val="00EE43E1"/>
    <w:rsid w:val="00EE45C1"/>
    <w:rsid w:val="00EE4AB2"/>
    <w:rsid w:val="00EE4D07"/>
    <w:rsid w:val="00EE57A7"/>
    <w:rsid w:val="00EE618E"/>
    <w:rsid w:val="00EE62B5"/>
    <w:rsid w:val="00EE6FA9"/>
    <w:rsid w:val="00EF11BB"/>
    <w:rsid w:val="00EF1525"/>
    <w:rsid w:val="00EF32E6"/>
    <w:rsid w:val="00EF42A3"/>
    <w:rsid w:val="00EF481D"/>
    <w:rsid w:val="00EF51FD"/>
    <w:rsid w:val="00EF5F49"/>
    <w:rsid w:val="00EF7302"/>
    <w:rsid w:val="00EF788A"/>
    <w:rsid w:val="00F02FDE"/>
    <w:rsid w:val="00F0309E"/>
    <w:rsid w:val="00F045EF"/>
    <w:rsid w:val="00F04B4C"/>
    <w:rsid w:val="00F04B71"/>
    <w:rsid w:val="00F04EE3"/>
    <w:rsid w:val="00F1023D"/>
    <w:rsid w:val="00F11212"/>
    <w:rsid w:val="00F11A31"/>
    <w:rsid w:val="00F137D8"/>
    <w:rsid w:val="00F1462F"/>
    <w:rsid w:val="00F171CE"/>
    <w:rsid w:val="00F17D1B"/>
    <w:rsid w:val="00F17E5D"/>
    <w:rsid w:val="00F202B0"/>
    <w:rsid w:val="00F206A5"/>
    <w:rsid w:val="00F20C7D"/>
    <w:rsid w:val="00F213C3"/>
    <w:rsid w:val="00F217EB"/>
    <w:rsid w:val="00F22FDD"/>
    <w:rsid w:val="00F2336A"/>
    <w:rsid w:val="00F23852"/>
    <w:rsid w:val="00F23A9C"/>
    <w:rsid w:val="00F24B80"/>
    <w:rsid w:val="00F24CEE"/>
    <w:rsid w:val="00F2552E"/>
    <w:rsid w:val="00F25BE0"/>
    <w:rsid w:val="00F26037"/>
    <w:rsid w:val="00F2621A"/>
    <w:rsid w:val="00F3078A"/>
    <w:rsid w:val="00F31BD9"/>
    <w:rsid w:val="00F3285D"/>
    <w:rsid w:val="00F33B51"/>
    <w:rsid w:val="00F3507E"/>
    <w:rsid w:val="00F37E15"/>
    <w:rsid w:val="00F407BE"/>
    <w:rsid w:val="00F42E5D"/>
    <w:rsid w:val="00F4380A"/>
    <w:rsid w:val="00F438B5"/>
    <w:rsid w:val="00F43ED4"/>
    <w:rsid w:val="00F471F7"/>
    <w:rsid w:val="00F50A9B"/>
    <w:rsid w:val="00F51A9A"/>
    <w:rsid w:val="00F51E2B"/>
    <w:rsid w:val="00F52FBF"/>
    <w:rsid w:val="00F5345A"/>
    <w:rsid w:val="00F537DA"/>
    <w:rsid w:val="00F53A5C"/>
    <w:rsid w:val="00F547C6"/>
    <w:rsid w:val="00F5483A"/>
    <w:rsid w:val="00F5532D"/>
    <w:rsid w:val="00F564A5"/>
    <w:rsid w:val="00F56AA5"/>
    <w:rsid w:val="00F60878"/>
    <w:rsid w:val="00F60C39"/>
    <w:rsid w:val="00F61372"/>
    <w:rsid w:val="00F613EA"/>
    <w:rsid w:val="00F61882"/>
    <w:rsid w:val="00F634FB"/>
    <w:rsid w:val="00F648B8"/>
    <w:rsid w:val="00F64B95"/>
    <w:rsid w:val="00F64D91"/>
    <w:rsid w:val="00F6524E"/>
    <w:rsid w:val="00F6527B"/>
    <w:rsid w:val="00F65D6C"/>
    <w:rsid w:val="00F664E4"/>
    <w:rsid w:val="00F70E21"/>
    <w:rsid w:val="00F71750"/>
    <w:rsid w:val="00F74164"/>
    <w:rsid w:val="00F746FB"/>
    <w:rsid w:val="00F7628D"/>
    <w:rsid w:val="00F766B2"/>
    <w:rsid w:val="00F7674D"/>
    <w:rsid w:val="00F774F3"/>
    <w:rsid w:val="00F777D8"/>
    <w:rsid w:val="00F77C21"/>
    <w:rsid w:val="00F8064A"/>
    <w:rsid w:val="00F80B31"/>
    <w:rsid w:val="00F81B97"/>
    <w:rsid w:val="00F825DF"/>
    <w:rsid w:val="00F828AA"/>
    <w:rsid w:val="00F859AD"/>
    <w:rsid w:val="00F85E2A"/>
    <w:rsid w:val="00F86471"/>
    <w:rsid w:val="00F90429"/>
    <w:rsid w:val="00F91351"/>
    <w:rsid w:val="00F91523"/>
    <w:rsid w:val="00F91956"/>
    <w:rsid w:val="00F920E8"/>
    <w:rsid w:val="00F9260E"/>
    <w:rsid w:val="00F92F2F"/>
    <w:rsid w:val="00F9331C"/>
    <w:rsid w:val="00F9335D"/>
    <w:rsid w:val="00F942C9"/>
    <w:rsid w:val="00F94518"/>
    <w:rsid w:val="00F95D9E"/>
    <w:rsid w:val="00F95E44"/>
    <w:rsid w:val="00FA0C67"/>
    <w:rsid w:val="00FA3630"/>
    <w:rsid w:val="00FA390A"/>
    <w:rsid w:val="00FA40E1"/>
    <w:rsid w:val="00FA4945"/>
    <w:rsid w:val="00FA50D3"/>
    <w:rsid w:val="00FA5822"/>
    <w:rsid w:val="00FA5EB3"/>
    <w:rsid w:val="00FA6997"/>
    <w:rsid w:val="00FB0661"/>
    <w:rsid w:val="00FB1005"/>
    <w:rsid w:val="00FB1007"/>
    <w:rsid w:val="00FB1082"/>
    <w:rsid w:val="00FB1179"/>
    <w:rsid w:val="00FB16A6"/>
    <w:rsid w:val="00FB210F"/>
    <w:rsid w:val="00FB2247"/>
    <w:rsid w:val="00FB2DCB"/>
    <w:rsid w:val="00FB2F9B"/>
    <w:rsid w:val="00FB3243"/>
    <w:rsid w:val="00FB33A4"/>
    <w:rsid w:val="00FB36F4"/>
    <w:rsid w:val="00FB39CB"/>
    <w:rsid w:val="00FB402F"/>
    <w:rsid w:val="00FB460D"/>
    <w:rsid w:val="00FB4B03"/>
    <w:rsid w:val="00FB4CA0"/>
    <w:rsid w:val="00FB4CFC"/>
    <w:rsid w:val="00FB5BB1"/>
    <w:rsid w:val="00FB629E"/>
    <w:rsid w:val="00FB7221"/>
    <w:rsid w:val="00FB7EDC"/>
    <w:rsid w:val="00FC0455"/>
    <w:rsid w:val="00FC068D"/>
    <w:rsid w:val="00FC18F5"/>
    <w:rsid w:val="00FC2DB4"/>
    <w:rsid w:val="00FC2E06"/>
    <w:rsid w:val="00FC3AAB"/>
    <w:rsid w:val="00FC4847"/>
    <w:rsid w:val="00FC4BEC"/>
    <w:rsid w:val="00FC4E5E"/>
    <w:rsid w:val="00FC563F"/>
    <w:rsid w:val="00FD012A"/>
    <w:rsid w:val="00FD09B8"/>
    <w:rsid w:val="00FD0DB1"/>
    <w:rsid w:val="00FD122F"/>
    <w:rsid w:val="00FD1C67"/>
    <w:rsid w:val="00FD22F2"/>
    <w:rsid w:val="00FD3C87"/>
    <w:rsid w:val="00FD6523"/>
    <w:rsid w:val="00FD707E"/>
    <w:rsid w:val="00FD76E1"/>
    <w:rsid w:val="00FE1D41"/>
    <w:rsid w:val="00FE25B9"/>
    <w:rsid w:val="00FE3740"/>
    <w:rsid w:val="00FE6272"/>
    <w:rsid w:val="00FE6628"/>
    <w:rsid w:val="00FE6A2D"/>
    <w:rsid w:val="00FE6CED"/>
    <w:rsid w:val="00FF03FC"/>
    <w:rsid w:val="00FF0D35"/>
    <w:rsid w:val="00FF1C63"/>
    <w:rsid w:val="00FF2238"/>
    <w:rsid w:val="00FF32F1"/>
    <w:rsid w:val="00FF367B"/>
    <w:rsid w:val="00FF41FB"/>
    <w:rsid w:val="00FF4647"/>
    <w:rsid w:val="00FF5CFA"/>
    <w:rsid w:val="00FF66CE"/>
    <w:rsid w:val="00FF7360"/>
    <w:rsid w:val="00FF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BAA09"/>
  <w15:chartTrackingRefBased/>
  <w15:docId w15:val="{DF3AEABF-6FA2-4BD6-AF47-6A3343D16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73E9D"/>
    <w:pPr>
      <w:spacing w:before="40" w:after="40"/>
    </w:pPr>
    <w:rPr>
      <w:rFonts w:ascii="微软雅黑" w:eastAsia="微软雅黑" w:hAnsi="微软雅黑" w:cs="微软雅黑"/>
    </w:rPr>
  </w:style>
  <w:style w:type="paragraph" w:styleId="1">
    <w:name w:val="heading 1"/>
    <w:basedOn w:val="a"/>
    <w:next w:val="a"/>
    <w:link w:val="10"/>
    <w:uiPriority w:val="9"/>
    <w:qFormat/>
    <w:rsid w:val="005C4E57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C4E57"/>
    <w:pPr>
      <w:keepNext/>
      <w:keepLines/>
      <w:numPr>
        <w:ilvl w:val="1"/>
        <w:numId w:val="1"/>
      </w:numPr>
      <w:spacing w:before="360" w:after="0"/>
      <w:outlineLvl w:val="1"/>
    </w:pPr>
    <w:rPr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C4E57"/>
    <w:pPr>
      <w:keepNext/>
      <w:keepLines/>
      <w:numPr>
        <w:ilvl w:val="2"/>
        <w:numId w:val="1"/>
      </w:numPr>
      <w:spacing w:before="200" w:after="0"/>
      <w:outlineLvl w:val="2"/>
    </w:pPr>
    <w:rPr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5C4E57"/>
    <w:pPr>
      <w:keepNext/>
      <w:keepLines/>
      <w:numPr>
        <w:ilvl w:val="3"/>
        <w:numId w:val="1"/>
      </w:numPr>
      <w:spacing w:before="200" w:after="0"/>
      <w:outlineLvl w:val="3"/>
    </w:pPr>
    <w:rPr>
      <w:bCs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610C4"/>
    <w:pPr>
      <w:spacing w:after="0" w:line="360" w:lineRule="auto"/>
      <w:contextualSpacing/>
      <w:jc w:val="center"/>
    </w:pPr>
    <w:rPr>
      <w:b/>
      <w:color w:val="000000" w:themeColor="text1"/>
      <w:sz w:val="64"/>
      <w:szCs w:val="56"/>
    </w:rPr>
  </w:style>
  <w:style w:type="character" w:customStyle="1" w:styleId="a4">
    <w:name w:val="标题 字符"/>
    <w:basedOn w:val="a0"/>
    <w:link w:val="a3"/>
    <w:uiPriority w:val="10"/>
    <w:rsid w:val="006610C4"/>
    <w:rPr>
      <w:rFonts w:ascii="微软雅黑" w:eastAsia="微软雅黑" w:hAnsi="微软雅黑" w:cs="微软雅黑"/>
      <w:b/>
      <w:color w:val="000000" w:themeColor="text1"/>
      <w:sz w:val="64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10C4"/>
    <w:pPr>
      <w:numPr>
        <w:ilvl w:val="1"/>
      </w:numPr>
    </w:pPr>
    <w:rPr>
      <w:color w:val="92D050"/>
      <w:spacing w:val="10"/>
      <w:sz w:val="36"/>
    </w:rPr>
  </w:style>
  <w:style w:type="character" w:customStyle="1" w:styleId="a6">
    <w:name w:val="副标题 字符"/>
    <w:basedOn w:val="a0"/>
    <w:link w:val="a5"/>
    <w:uiPriority w:val="11"/>
    <w:rsid w:val="006610C4"/>
    <w:rPr>
      <w:rFonts w:ascii="微软雅黑" w:eastAsia="微软雅黑" w:hAnsi="微软雅黑" w:cs="微软雅黑"/>
      <w:color w:val="92D050"/>
      <w:spacing w:val="10"/>
      <w:sz w:val="36"/>
    </w:rPr>
  </w:style>
  <w:style w:type="character" w:customStyle="1" w:styleId="10">
    <w:name w:val="标题 1 字符"/>
    <w:basedOn w:val="a0"/>
    <w:link w:val="1"/>
    <w:uiPriority w:val="9"/>
    <w:rsid w:val="005C4E57"/>
    <w:rPr>
      <w:rFonts w:ascii="微软雅黑" w:eastAsia="微软雅黑" w:hAnsi="微软雅黑" w:cs="微软雅黑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5C4E57"/>
    <w:rPr>
      <w:rFonts w:ascii="微软雅黑" w:eastAsia="微软雅黑" w:hAnsi="微软雅黑" w:cs="微软雅黑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5C4E57"/>
    <w:rPr>
      <w:rFonts w:ascii="微软雅黑" w:eastAsia="微软雅黑" w:hAnsi="微软雅黑" w:cs="微软雅黑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5C4E57"/>
    <w:rPr>
      <w:rFonts w:ascii="微软雅黑" w:eastAsia="微软雅黑" w:hAnsi="微软雅黑" w:cs="微软雅黑"/>
      <w:bCs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7">
    <w:name w:val="次要强调"/>
    <w:basedOn w:val="a0"/>
    <w:uiPriority w:val="19"/>
    <w:qFormat/>
    <w:rsid w:val="005C4E57"/>
    <w:rPr>
      <w:rFonts w:ascii="微软雅黑" w:eastAsia="微软雅黑" w:hAnsi="微软雅黑" w:cs="微软雅黑"/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5C4E57"/>
    <w:rPr>
      <w:rFonts w:ascii="微软雅黑" w:eastAsia="微软雅黑" w:hAnsi="微软雅黑" w:cs="微软雅黑"/>
      <w:i/>
      <w:iCs/>
      <w:color w:val="auto"/>
    </w:rPr>
  </w:style>
  <w:style w:type="character" w:customStyle="1" w:styleId="a9">
    <w:name w:val="重要强调"/>
    <w:basedOn w:val="a0"/>
    <w:uiPriority w:val="21"/>
    <w:qFormat/>
    <w:rsid w:val="005C4E57"/>
    <w:rPr>
      <w:rFonts w:ascii="微软雅黑" w:eastAsia="微软雅黑" w:hAnsi="微软雅黑" w:cs="微软雅黑"/>
      <w:b/>
      <w:bCs/>
      <w:i/>
      <w:iCs/>
      <w:caps/>
    </w:rPr>
  </w:style>
  <w:style w:type="character" w:customStyle="1" w:styleId="aa">
    <w:name w:val="增强"/>
    <w:basedOn w:val="a0"/>
    <w:uiPriority w:val="22"/>
    <w:qFormat/>
    <w:rsid w:val="005C4E57"/>
    <w:rPr>
      <w:rFonts w:ascii="微软雅黑" w:eastAsia="微软雅黑" w:hAnsi="微软雅黑" w:cs="微软雅黑"/>
      <w:b/>
      <w:bCs/>
      <w:color w:val="000000" w:themeColor="text1"/>
    </w:rPr>
  </w:style>
  <w:style w:type="paragraph" w:customStyle="1" w:styleId="ab">
    <w:name w:val="引言"/>
    <w:basedOn w:val="a"/>
    <w:next w:val="a"/>
    <w:link w:val="ac"/>
    <w:uiPriority w:val="29"/>
    <w:qFormat/>
    <w:rsid w:val="00DE6E1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c">
    <w:name w:val="引言字符"/>
    <w:basedOn w:val="a0"/>
    <w:link w:val="ab"/>
    <w:uiPriority w:val="29"/>
    <w:rsid w:val="00DE6E19"/>
    <w:rPr>
      <w:rFonts w:ascii="微软雅黑" w:eastAsia="微软雅黑" w:hAnsi="微软雅黑" w:cs="微软雅黑"/>
      <w:i/>
      <w:iCs/>
      <w:color w:val="000000" w:themeColor="text1"/>
    </w:rPr>
  </w:style>
  <w:style w:type="paragraph" w:customStyle="1" w:styleId="ad">
    <w:name w:val="重要引言"/>
    <w:basedOn w:val="a"/>
    <w:next w:val="a"/>
    <w:link w:val="ae"/>
    <w:uiPriority w:val="30"/>
    <w:qFormat/>
    <w:rsid w:val="00DE6E1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e">
    <w:name w:val="重要引言字符"/>
    <w:basedOn w:val="a0"/>
    <w:link w:val="ad"/>
    <w:uiPriority w:val="30"/>
    <w:rsid w:val="00DE6E19"/>
    <w:rPr>
      <w:rFonts w:ascii="微软雅黑" w:eastAsia="微软雅黑" w:hAnsi="微软雅黑" w:cs="微软雅黑"/>
      <w:color w:val="000000" w:themeColor="text1"/>
      <w:shd w:val="clear" w:color="auto" w:fill="F2F2F2" w:themeFill="background1" w:themeFillShade="F2"/>
    </w:rPr>
  </w:style>
  <w:style w:type="character" w:customStyle="1" w:styleId="af">
    <w:name w:val="次要参考资料"/>
    <w:basedOn w:val="a0"/>
    <w:uiPriority w:val="31"/>
    <w:qFormat/>
    <w:rsid w:val="00DE6E19"/>
    <w:rPr>
      <w:rFonts w:ascii="微软雅黑" w:eastAsia="微软雅黑" w:hAnsi="微软雅黑" w:cs="微软雅黑"/>
      <w:smallCaps/>
      <w:color w:val="404040" w:themeColor="text1" w:themeTint="BF"/>
      <w:u w:val="single" w:color="7F7F7F" w:themeColor="text1" w:themeTint="80"/>
    </w:rPr>
  </w:style>
  <w:style w:type="character" w:customStyle="1" w:styleId="af0">
    <w:name w:val="重要参考资料"/>
    <w:basedOn w:val="a0"/>
    <w:uiPriority w:val="32"/>
    <w:qFormat/>
    <w:rsid w:val="00DE6E19"/>
    <w:rPr>
      <w:rFonts w:ascii="微软雅黑" w:eastAsia="微软雅黑" w:hAnsi="微软雅黑" w:cs="微软雅黑"/>
      <w:b/>
      <w:bCs/>
      <w:smallCaps/>
      <w:u w:val="single"/>
    </w:rPr>
  </w:style>
  <w:style w:type="character" w:customStyle="1" w:styleId="af1">
    <w:name w:val="书名"/>
    <w:basedOn w:val="a0"/>
    <w:uiPriority w:val="33"/>
    <w:qFormat/>
    <w:rsid w:val="00DE6E19"/>
    <w:rPr>
      <w:rFonts w:ascii="微软雅黑" w:eastAsia="微软雅黑" w:hAnsi="微软雅黑" w:cs="微软雅黑"/>
      <w:b w:val="0"/>
      <w:bCs w:val="0"/>
      <w:smallCaps/>
      <w:spacing w:val="5"/>
    </w:rPr>
  </w:style>
  <w:style w:type="paragraph" w:customStyle="1" w:styleId="af2">
    <w:name w:val="描述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customStyle="1" w:styleId="af3">
    <w:name w:val="目录标题"/>
    <w:basedOn w:val="1"/>
    <w:next w:val="a"/>
    <w:uiPriority w:val="39"/>
    <w:semiHidden/>
    <w:unhideWhenUsed/>
    <w:qFormat/>
    <w:pPr>
      <w:outlineLvl w:val="9"/>
    </w:pPr>
  </w:style>
  <w:style w:type="paragraph" w:customStyle="1" w:styleId="af4">
    <w:name w:val="无间距"/>
    <w:uiPriority w:val="1"/>
    <w:qFormat/>
    <w:rsid w:val="005C4E57"/>
    <w:pPr>
      <w:spacing w:after="0" w:line="240" w:lineRule="auto"/>
    </w:pPr>
    <w:rPr>
      <w:rFonts w:ascii="微软雅黑" w:eastAsia="微软雅黑" w:hAnsi="微软雅黑" w:cs="微软雅黑"/>
    </w:rPr>
  </w:style>
  <w:style w:type="paragraph" w:customStyle="1" w:styleId="11">
    <w:name w:val="列表段落1"/>
    <w:basedOn w:val="a"/>
    <w:uiPriority w:val="34"/>
    <w:qFormat/>
    <w:rsid w:val="00DE6E19"/>
    <w:pPr>
      <w:ind w:left="720"/>
      <w:contextualSpacing/>
    </w:pPr>
  </w:style>
  <w:style w:type="paragraph" w:styleId="af5">
    <w:name w:val="No Spacing"/>
    <w:link w:val="af6"/>
    <w:uiPriority w:val="1"/>
    <w:qFormat/>
    <w:rsid w:val="005C4E57"/>
    <w:pPr>
      <w:spacing w:after="0" w:line="240" w:lineRule="auto"/>
    </w:pPr>
    <w:rPr>
      <w:rFonts w:ascii="微软雅黑" w:eastAsia="微软雅黑" w:hAnsi="微软雅黑" w:cs="微软雅黑"/>
    </w:rPr>
  </w:style>
  <w:style w:type="character" w:styleId="af7">
    <w:name w:val="Subtle Emphasis"/>
    <w:basedOn w:val="a0"/>
    <w:uiPriority w:val="19"/>
    <w:qFormat/>
    <w:rsid w:val="005C4E57"/>
    <w:rPr>
      <w:rFonts w:ascii="微软雅黑" w:eastAsia="微软雅黑" w:hAnsi="微软雅黑" w:cs="微软雅黑"/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5C4E57"/>
    <w:rPr>
      <w:rFonts w:ascii="微软雅黑" w:eastAsia="微软雅黑" w:hAnsi="微软雅黑" w:cs="微软雅黑"/>
      <w:i/>
      <w:iCs/>
      <w:color w:val="F07F09" w:themeColor="accent1"/>
    </w:rPr>
  </w:style>
  <w:style w:type="character" w:styleId="af9">
    <w:name w:val="Strong"/>
    <w:basedOn w:val="a0"/>
    <w:uiPriority w:val="22"/>
    <w:qFormat/>
    <w:rsid w:val="005C4E57"/>
    <w:rPr>
      <w:rFonts w:eastAsia="微软雅黑"/>
      <w:b/>
      <w:bCs/>
    </w:rPr>
  </w:style>
  <w:style w:type="paragraph" w:styleId="afa">
    <w:name w:val="Quote"/>
    <w:basedOn w:val="a"/>
    <w:next w:val="a"/>
    <w:link w:val="afb"/>
    <w:uiPriority w:val="29"/>
    <w:qFormat/>
    <w:rsid w:val="00DE6E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b">
    <w:name w:val="引用 字符"/>
    <w:basedOn w:val="a0"/>
    <w:link w:val="afa"/>
    <w:uiPriority w:val="29"/>
    <w:rsid w:val="00DE6E1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c">
    <w:name w:val="Intense Quote"/>
    <w:basedOn w:val="a"/>
    <w:next w:val="a"/>
    <w:link w:val="afd"/>
    <w:uiPriority w:val="30"/>
    <w:qFormat/>
    <w:rsid w:val="00DE6E19"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afd">
    <w:name w:val="明显引用 字符"/>
    <w:basedOn w:val="a0"/>
    <w:link w:val="afc"/>
    <w:uiPriority w:val="30"/>
    <w:rsid w:val="00DE6E19"/>
    <w:rPr>
      <w:rFonts w:ascii="微软雅黑" w:eastAsia="微软雅黑" w:hAnsi="微软雅黑" w:cs="微软雅黑"/>
      <w:i/>
      <w:iCs/>
      <w:color w:val="F07F09" w:themeColor="accent1"/>
    </w:rPr>
  </w:style>
  <w:style w:type="character" w:styleId="afe">
    <w:name w:val="Subtle Reference"/>
    <w:basedOn w:val="a0"/>
    <w:uiPriority w:val="31"/>
    <w:qFormat/>
    <w:rsid w:val="00FF41FB"/>
    <w:rPr>
      <w:rFonts w:ascii="微软雅黑" w:eastAsia="微软雅黑" w:hAnsi="微软雅黑" w:cs="微软雅黑"/>
      <w:smallCaps/>
      <w:color w:val="5A5A5A" w:themeColor="text1" w:themeTint="A5"/>
      <w:sz w:val="28"/>
    </w:rPr>
  </w:style>
  <w:style w:type="character" w:styleId="aff">
    <w:name w:val="Intense Reference"/>
    <w:basedOn w:val="a0"/>
    <w:uiPriority w:val="32"/>
    <w:qFormat/>
    <w:rsid w:val="00DE6E19"/>
    <w:rPr>
      <w:rFonts w:ascii="微软雅黑" w:eastAsia="微软雅黑" w:hAnsi="微软雅黑" w:cs="微软雅黑"/>
      <w:b/>
      <w:bCs/>
      <w:smallCaps/>
      <w:color w:val="F07F09" w:themeColor="accent1"/>
      <w:spacing w:val="5"/>
    </w:rPr>
  </w:style>
  <w:style w:type="character" w:styleId="aff0">
    <w:name w:val="Book Title"/>
    <w:basedOn w:val="a0"/>
    <w:uiPriority w:val="33"/>
    <w:qFormat/>
    <w:rsid w:val="00DE6E19"/>
    <w:rPr>
      <w:rFonts w:ascii="微软雅黑" w:eastAsia="微软雅黑" w:hAnsi="微软雅黑" w:cs="微软雅黑"/>
      <w:b/>
      <w:bCs/>
      <w:i/>
      <w:iCs/>
      <w:spacing w:val="5"/>
    </w:rPr>
  </w:style>
  <w:style w:type="table" w:styleId="aff1">
    <w:name w:val="Table Grid"/>
    <w:basedOn w:val="a1"/>
    <w:uiPriority w:val="39"/>
    <w:qFormat/>
    <w:rsid w:val="00E65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List Paragraph"/>
    <w:basedOn w:val="a"/>
    <w:uiPriority w:val="34"/>
    <w:qFormat/>
    <w:rsid w:val="00DE6E19"/>
    <w:pPr>
      <w:ind w:firstLineChars="200" w:firstLine="420"/>
    </w:pPr>
  </w:style>
  <w:style w:type="paragraph" w:styleId="aff3">
    <w:name w:val="header"/>
    <w:basedOn w:val="a"/>
    <w:link w:val="aff4"/>
    <w:uiPriority w:val="99"/>
    <w:unhideWhenUsed/>
    <w:rsid w:val="004A6D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4">
    <w:name w:val="页眉 字符"/>
    <w:basedOn w:val="a0"/>
    <w:link w:val="aff3"/>
    <w:uiPriority w:val="99"/>
    <w:rsid w:val="004A6D46"/>
    <w:rPr>
      <w:rFonts w:eastAsia="Microsoft YaHei UI"/>
      <w:sz w:val="18"/>
      <w:szCs w:val="18"/>
    </w:rPr>
  </w:style>
  <w:style w:type="paragraph" w:styleId="aff5">
    <w:name w:val="footer"/>
    <w:basedOn w:val="a"/>
    <w:link w:val="aff6"/>
    <w:uiPriority w:val="99"/>
    <w:unhideWhenUsed/>
    <w:rsid w:val="004A6D4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f6">
    <w:name w:val="页脚 字符"/>
    <w:basedOn w:val="a0"/>
    <w:link w:val="aff5"/>
    <w:uiPriority w:val="99"/>
    <w:rsid w:val="004A6D46"/>
    <w:rPr>
      <w:rFonts w:eastAsia="Microsoft YaHei UI"/>
      <w:sz w:val="18"/>
      <w:szCs w:val="18"/>
    </w:rPr>
  </w:style>
  <w:style w:type="table" w:styleId="41">
    <w:name w:val="Plain Table 4"/>
    <w:basedOn w:val="a1"/>
    <w:uiPriority w:val="44"/>
    <w:rsid w:val="00517C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3">
    <w:name w:val="Grid Table 1 Light Accent 3"/>
    <w:basedOn w:val="a1"/>
    <w:uiPriority w:val="46"/>
    <w:rsid w:val="00517C54"/>
    <w:pPr>
      <w:spacing w:after="0" w:line="240" w:lineRule="auto"/>
    </w:pPr>
    <w:tblPr>
      <w:tblStyleRowBandSize w:val="1"/>
      <w:tblStyleColBandSize w:val="1"/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517C54"/>
    <w:pPr>
      <w:spacing w:after="0" w:line="240" w:lineRule="auto"/>
    </w:pPr>
    <w:tblPr>
      <w:tblStyleRowBandSize w:val="1"/>
      <w:tblStyleColBandSize w:val="1"/>
      <w:tblBorders>
        <w:top w:val="single" w:sz="4" w:space="0" w:color="B3D5AB" w:themeColor="accent4" w:themeTint="66"/>
        <w:left w:val="single" w:sz="4" w:space="0" w:color="B3D5AB" w:themeColor="accent4" w:themeTint="66"/>
        <w:bottom w:val="single" w:sz="4" w:space="0" w:color="B3D5AB" w:themeColor="accent4" w:themeTint="66"/>
        <w:right w:val="single" w:sz="4" w:space="0" w:color="B3D5AB" w:themeColor="accent4" w:themeTint="66"/>
        <w:insideH w:val="single" w:sz="4" w:space="0" w:color="B3D5AB" w:themeColor="accent4" w:themeTint="66"/>
        <w:insideV w:val="single" w:sz="4" w:space="0" w:color="B3D5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2">
    <w:name w:val="Plain Table 1"/>
    <w:basedOn w:val="a1"/>
    <w:uiPriority w:val="41"/>
    <w:rsid w:val="00CE043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CE0432"/>
    <w:pPr>
      <w:spacing w:after="0" w:line="240" w:lineRule="auto"/>
    </w:pPr>
    <w:tblPr>
      <w:tblStyleRowBandSize w:val="1"/>
      <w:tblStyleColBandSize w:val="1"/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7">
    <w:name w:val="Hyperlink"/>
    <w:basedOn w:val="a0"/>
    <w:uiPriority w:val="99"/>
    <w:unhideWhenUsed/>
    <w:rsid w:val="00315084"/>
    <w:rPr>
      <w:color w:val="6B9F25" w:themeColor="hyperlink"/>
      <w:u w:val="single"/>
    </w:rPr>
  </w:style>
  <w:style w:type="character" w:styleId="aff8">
    <w:name w:val="FollowedHyperlink"/>
    <w:basedOn w:val="a0"/>
    <w:uiPriority w:val="99"/>
    <w:semiHidden/>
    <w:unhideWhenUsed/>
    <w:rsid w:val="00236385"/>
    <w:rPr>
      <w:color w:val="B26B0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E6E19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color w:val="B35E06" w:themeColor="accent1" w:themeShade="BF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85AD1"/>
  </w:style>
  <w:style w:type="paragraph" w:styleId="TOC2">
    <w:name w:val="toc 2"/>
    <w:basedOn w:val="a"/>
    <w:next w:val="a"/>
    <w:autoRedefine/>
    <w:uiPriority w:val="39"/>
    <w:unhideWhenUsed/>
    <w:rsid w:val="00D85AD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85AD1"/>
    <w:pPr>
      <w:ind w:leftChars="400" w:left="840"/>
    </w:pPr>
  </w:style>
  <w:style w:type="character" w:customStyle="1" w:styleId="af6">
    <w:name w:val="无间隔 字符"/>
    <w:basedOn w:val="a0"/>
    <w:link w:val="af5"/>
    <w:uiPriority w:val="1"/>
    <w:rsid w:val="005C4E57"/>
    <w:rPr>
      <w:rFonts w:ascii="微软雅黑" w:eastAsia="微软雅黑" w:hAnsi="微软雅黑" w:cs="微软雅黑"/>
    </w:rPr>
  </w:style>
  <w:style w:type="table" w:styleId="2-4">
    <w:name w:val="Grid Table 2 Accent 4"/>
    <w:basedOn w:val="a1"/>
    <w:uiPriority w:val="47"/>
    <w:rsid w:val="00504987"/>
    <w:pPr>
      <w:spacing w:after="0" w:line="240" w:lineRule="auto"/>
    </w:pPr>
    <w:tblPr>
      <w:tblStyleRowBandSize w:val="1"/>
      <w:tblStyleColBandSize w:val="1"/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6-4">
    <w:name w:val="Grid Table 6 Colorful Accent 4"/>
    <w:basedOn w:val="a1"/>
    <w:uiPriority w:val="51"/>
    <w:rsid w:val="00504987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6-40">
    <w:name w:val="List Table 6 Colorful Accent 4"/>
    <w:basedOn w:val="a1"/>
    <w:uiPriority w:val="51"/>
    <w:rsid w:val="00C773C1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4E8542" w:themeColor="accent4"/>
        <w:bottom w:val="single" w:sz="4" w:space="0" w:color="4E85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E85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character" w:styleId="aff9">
    <w:name w:val="Placeholder Text"/>
    <w:basedOn w:val="a0"/>
    <w:uiPriority w:val="99"/>
    <w:semiHidden/>
    <w:rsid w:val="005557AA"/>
    <w:rPr>
      <w:color w:val="808080"/>
    </w:rPr>
  </w:style>
  <w:style w:type="table" w:styleId="31">
    <w:name w:val="Plain Table 3"/>
    <w:basedOn w:val="a1"/>
    <w:uiPriority w:val="43"/>
    <w:rsid w:val="00013E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3">
    <w:name w:val="未处理的提及1"/>
    <w:basedOn w:val="a0"/>
    <w:uiPriority w:val="99"/>
    <w:semiHidden/>
    <w:unhideWhenUsed/>
    <w:rsid w:val="00C76759"/>
    <w:rPr>
      <w:color w:val="808080"/>
      <w:shd w:val="clear" w:color="auto" w:fill="E6E6E6"/>
    </w:rPr>
  </w:style>
  <w:style w:type="character" w:styleId="affa">
    <w:name w:val="Unresolved Mention"/>
    <w:basedOn w:val="a0"/>
    <w:uiPriority w:val="99"/>
    <w:semiHidden/>
    <w:unhideWhenUsed/>
    <w:rsid w:val="000F7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1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org.modao.cc/app/to774kwxqyjz9nsv6o3o98swxenvv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microsoft.com/office/2011/relationships/people" Target="peop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\AppData\Roaming\Microsoft\Templates\&#25253;&#34920;&#35774;&#35745;(&#31354;&#30333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CC644C670F448FDAAF67B59261D4C7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C7A5C54-2BB9-4C9C-880D-79A4C4768736}"/>
      </w:docPartPr>
      <w:docPartBody>
        <w:p w:rsidR="00DB646D" w:rsidRDefault="00E57C2D">
          <w:r w:rsidRPr="009D42FC">
            <w:rPr>
              <w:rStyle w:val="a3"/>
              <w:rFonts w:hint="eastAsia"/>
            </w:rPr>
            <w:t>[标题]</w:t>
          </w:r>
        </w:p>
      </w:docPartBody>
    </w:docPart>
    <w:docPart>
      <w:docPartPr>
        <w:name w:val="E748556D92E74D8DB63B549AE259BAF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4052AF4-4E5D-4D88-9323-41EDD3B1D842}"/>
      </w:docPartPr>
      <w:docPartBody>
        <w:p w:rsidR="00DB646D" w:rsidRDefault="00E57C2D">
          <w:r w:rsidRPr="009D42FC">
            <w:rPr>
              <w:rStyle w:val="a3"/>
              <w:rFonts w:hint="eastAsia"/>
            </w:rPr>
            <w:t>[单位]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C2D"/>
    <w:rsid w:val="000D388F"/>
    <w:rsid w:val="00111A33"/>
    <w:rsid w:val="001374D8"/>
    <w:rsid w:val="00147E19"/>
    <w:rsid w:val="00160C69"/>
    <w:rsid w:val="001A5DAD"/>
    <w:rsid w:val="001F000A"/>
    <w:rsid w:val="00273A8C"/>
    <w:rsid w:val="00311C59"/>
    <w:rsid w:val="00340449"/>
    <w:rsid w:val="00346398"/>
    <w:rsid w:val="004327CF"/>
    <w:rsid w:val="004E6200"/>
    <w:rsid w:val="005702AC"/>
    <w:rsid w:val="005B145A"/>
    <w:rsid w:val="00634C86"/>
    <w:rsid w:val="006C03C2"/>
    <w:rsid w:val="007270F8"/>
    <w:rsid w:val="007E4313"/>
    <w:rsid w:val="008979AE"/>
    <w:rsid w:val="009061ED"/>
    <w:rsid w:val="009120E9"/>
    <w:rsid w:val="00926DAF"/>
    <w:rsid w:val="00990866"/>
    <w:rsid w:val="00A60A94"/>
    <w:rsid w:val="00AC6BD3"/>
    <w:rsid w:val="00B77AF1"/>
    <w:rsid w:val="00C253E5"/>
    <w:rsid w:val="00C31060"/>
    <w:rsid w:val="00D73814"/>
    <w:rsid w:val="00DB646D"/>
    <w:rsid w:val="00E2207A"/>
    <w:rsid w:val="00E35D2E"/>
    <w:rsid w:val="00E57C2D"/>
    <w:rsid w:val="00E82FCD"/>
    <w:rsid w:val="00F8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57C2D"/>
    <w:pPr>
      <w:widowControl w:val="0"/>
      <w:jc w:val="both"/>
    </w:pPr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57C2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45F35B-AFE1-4F54-8D53-5C203EDAB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报表设计(空白)</Template>
  <TotalTime>3590</TotalTime>
  <Pages>45</Pages>
  <Words>1769</Words>
  <Characters>10088</Characters>
  <Application>Microsoft Office Word</Application>
  <DocSecurity>0</DocSecurity>
  <Lines>84</Lines>
  <Paragraphs>23</Paragraphs>
  <ScaleCrop>false</ScaleCrop>
  <Manager>曾俊龙</Manager>
  <Company>湖北会基网络科技有限公司</Company>
  <LinksUpToDate>false</LinksUpToDate>
  <CharactersWithSpaces>11834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工匠365 v3.0_PRD</dc:title>
  <dc:subject>[内部资料]</dc:subject>
  <dc:creator>Nick</dc:creator>
  <cp:keywords>产品部</cp:keywords>
  <dc:description/>
  <cp:lastModifiedBy>Administrator</cp:lastModifiedBy>
  <cp:revision>762</cp:revision>
  <cp:lastPrinted>2018-09-21T07:13:00Z</cp:lastPrinted>
  <dcterms:created xsi:type="dcterms:W3CDTF">2018-08-27T06:22:00Z</dcterms:created>
  <dcterms:modified xsi:type="dcterms:W3CDTF">2019-09-06T05:33:00Z</dcterms:modified>
  <cp:category>产品部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